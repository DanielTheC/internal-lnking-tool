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F5BC7" w14:textId="77777777" w:rsidR="00516001" w:rsidRPr="004473C8" w:rsidRDefault="00BD5D58">
      <w:pPr>
        <w:spacing w:after="80"/>
        <w:rPr>
          <w:rFonts w:ascii="Yellix" w:hAnsi="Yellix"/>
        </w:rPr>
      </w:pPr>
      <w:r>
        <w:rPr>
          <w:rFonts w:ascii="Yellix" w:hAnsi="Yellix"/>
          <w:b/>
          <w:bCs/>
        </w:rPr>
        <w:t>Blog Title:</w:t>
      </w:r>
    </w:p>
    <w:p w14:paraId="02C0D8CF" w14:textId="77777777" w:rsidR="00516001" w:rsidRPr="004473C8" w:rsidRDefault="00BD5D58">
      <w:pPr>
        <w:spacing w:after="200"/>
        <w:rPr>
          <w:rFonts w:ascii="Yellix" w:hAnsi="Yellix"/>
        </w:rPr>
      </w:pPr>
      <w:r>
        <w:rPr>
          <w:rFonts w:ascii="Yellix" w:hAnsi="Yellix"/>
          <w:b/>
          <w:bCs/>
        </w:rPr>
        <w:t>Covent Garden and Holborn: Area Guide (2026) | Argyll</w:t>
      </w:r>
    </w:p>
    <w:p w14:paraId="3B4A25D0" w14:textId="77777777" w:rsidR="00516001" w:rsidRPr="004473C8" w:rsidRDefault="00BD5D58">
      <w:pPr>
        <w:spacing w:before="100" w:after="60"/>
        <w:rPr>
          <w:rFonts w:ascii="Yellix" w:hAnsi="Yellix"/>
        </w:rPr>
      </w:pPr>
      <w:r>
        <w:rPr>
          <w:rFonts w:ascii="Yellix" w:hAnsi="Yellix"/>
          <w:b/>
          <w:bCs/>
        </w:rPr>
        <w:t>Targeted Keywords: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4473C8" w:rsidRPr="004473C8" w14:paraId="547761E0" w14:textId="77777777">
        <w:tc>
          <w:tcPr>
            <w:tcW w:w="5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996147" w14:textId="77777777" w:rsidR="00516001" w:rsidRPr="004473C8" w:rsidRDefault="00BD5D58">
            <w:pPr>
              <w:rPr>
                <w:rFonts w:ascii="Yellix" w:hAnsi="Yellix"/>
              </w:rPr>
            </w:pPr>
            <w:r>
              <w:rPr>
                <w:rFonts w:ascii="Yellix" w:hAnsi="Yellix"/>
                <w:b/>
                <w:bCs/>
                <w:sz w:val="20"/>
                <w:szCs w:val="20"/>
              </w:rPr>
              <w:t>Keyword</w:t>
            </w:r>
          </w:p>
        </w:tc>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359A90" w14:textId="77777777" w:rsidR="00516001" w:rsidRPr="004473C8" w:rsidRDefault="00BD5D58">
            <w:pPr>
              <w:rPr>
                <w:rFonts w:ascii="Yellix" w:hAnsi="Yellix"/>
              </w:rPr>
            </w:pPr>
            <w:r>
              <w:rPr>
                <w:rFonts w:ascii="Yellix" w:hAnsi="Yellix"/>
                <w:b/>
                <w:bCs/>
                <w:sz w:val="20"/>
                <w:szCs w:val="20"/>
              </w:rPr>
              <w:t>Match Type</w:t>
            </w:r>
          </w:p>
        </w:tc>
      </w:tr>
      <w:tr w:rsidR="004473C8" w:rsidRPr="004473C8" w14:paraId="1FA0C908"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F2A6DF" w14:textId="77777777" w:rsidR="00516001" w:rsidRPr="004473C8" w:rsidRDefault="00BD5D58">
            <w:pPr>
              <w:rPr>
                <w:rFonts w:ascii="Yellix" w:hAnsi="Yellix"/>
                <w:highlight w:val="cyan"/>
              </w:rPr>
            </w:pPr>
            <w:r>
              <w:rPr>
                <w:rFonts w:ascii="Yellix" w:hAnsi="Yellix"/>
                <w:sz w:val="20"/>
                <w:szCs w:val="20"/>
                <w:highlight w:val="cyan"/>
              </w:rPr>
              <w:t>Covent Garden area guide</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F859FB" w14:textId="77777777" w:rsidR="00516001" w:rsidRPr="004473C8" w:rsidRDefault="00BD5D58">
            <w:pPr>
              <w:rPr>
                <w:rFonts w:ascii="Yellix" w:hAnsi="Yellix"/>
              </w:rPr>
            </w:pPr>
            <w:r>
              <w:rPr>
                <w:rFonts w:ascii="Yellix" w:hAnsi="Yellix"/>
                <w:sz w:val="20"/>
                <w:szCs w:val="20"/>
              </w:rPr>
              <w:t>Exact</w:t>
            </w:r>
          </w:p>
        </w:tc>
      </w:tr>
      <w:tr w:rsidR="004473C8" w:rsidRPr="004473C8" w14:paraId="3F2C5C0A"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4CF006" w14:textId="77777777" w:rsidR="00516001" w:rsidRPr="004473C8" w:rsidRDefault="00BD5D58">
            <w:pPr>
              <w:rPr>
                <w:rFonts w:ascii="Yellix" w:hAnsi="Yellix"/>
                <w:highlight w:val="cyan"/>
              </w:rPr>
            </w:pPr>
            <w:r>
              <w:rPr>
                <w:rFonts w:ascii="Yellix" w:hAnsi="Yellix"/>
                <w:sz w:val="20"/>
                <w:szCs w:val="20"/>
                <w:highlight w:val="cyan"/>
              </w:rPr>
              <w:t>Guide to Covent Garden</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A11842" w14:textId="77777777" w:rsidR="00516001" w:rsidRPr="004473C8" w:rsidRDefault="00BD5D58">
            <w:pPr>
              <w:rPr>
                <w:rFonts w:ascii="Yellix" w:hAnsi="Yellix"/>
              </w:rPr>
            </w:pPr>
            <w:r>
              <w:rPr>
                <w:rFonts w:ascii="Yellix" w:hAnsi="Yellix"/>
                <w:sz w:val="20"/>
                <w:szCs w:val="20"/>
              </w:rPr>
              <w:t>Untargeted</w:t>
            </w:r>
          </w:p>
        </w:tc>
      </w:tr>
      <w:tr w:rsidR="004473C8" w:rsidRPr="004473C8" w14:paraId="4885D725"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D3D117" w14:textId="77777777" w:rsidR="00516001" w:rsidRPr="004473C8" w:rsidRDefault="00BD5D58">
            <w:pPr>
              <w:rPr>
                <w:rFonts w:ascii="Yellix" w:hAnsi="Yellix"/>
                <w:highlight w:val="cyan"/>
              </w:rPr>
            </w:pPr>
            <w:r>
              <w:rPr>
                <w:rFonts w:ascii="Yellix" w:hAnsi="Yellix"/>
                <w:sz w:val="20"/>
                <w:szCs w:val="20"/>
                <w:highlight w:val="cyan"/>
              </w:rPr>
              <w:t>Covent Garden guide</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091C0D" w14:textId="77777777" w:rsidR="00516001" w:rsidRPr="004473C8" w:rsidRDefault="00BD5D58">
            <w:pPr>
              <w:rPr>
                <w:rFonts w:ascii="Yellix" w:hAnsi="Yellix"/>
              </w:rPr>
            </w:pPr>
            <w:r>
              <w:rPr>
                <w:rFonts w:ascii="Yellix" w:hAnsi="Yellix"/>
                <w:sz w:val="20"/>
                <w:szCs w:val="20"/>
              </w:rPr>
              <w:t>Untargeted</w:t>
            </w:r>
          </w:p>
        </w:tc>
      </w:tr>
      <w:tr w:rsidR="004473C8" w:rsidRPr="004473C8" w14:paraId="4AB7DBFA"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9B77AA" w14:textId="77777777" w:rsidR="00516001" w:rsidRPr="004473C8" w:rsidRDefault="00BD5D58">
            <w:pPr>
              <w:rPr>
                <w:rFonts w:ascii="Yellix" w:hAnsi="Yellix"/>
                <w:highlight w:val="cyan"/>
              </w:rPr>
            </w:pPr>
            <w:r>
              <w:rPr>
                <w:rFonts w:ascii="Yellix" w:hAnsi="Yellix"/>
                <w:sz w:val="20"/>
                <w:szCs w:val="20"/>
                <w:highlight w:val="cyan"/>
              </w:rPr>
              <w:t>Holborn area guide</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A8AB3" w14:textId="77777777" w:rsidR="00516001" w:rsidRPr="004473C8" w:rsidRDefault="00BD5D58">
            <w:pPr>
              <w:rPr>
                <w:rFonts w:ascii="Yellix" w:hAnsi="Yellix"/>
              </w:rPr>
            </w:pPr>
            <w:r>
              <w:rPr>
                <w:rFonts w:ascii="Yellix" w:hAnsi="Yellix"/>
                <w:sz w:val="20"/>
                <w:szCs w:val="20"/>
              </w:rPr>
              <w:t>Exact</w:t>
            </w:r>
          </w:p>
        </w:tc>
      </w:tr>
      <w:tr w:rsidR="004473C8" w:rsidRPr="004473C8" w14:paraId="0F86896C"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7EF5B1" w14:textId="77777777" w:rsidR="00516001" w:rsidRPr="004473C8" w:rsidRDefault="00BD5D58">
            <w:pPr>
              <w:rPr>
                <w:rFonts w:ascii="Yellix" w:hAnsi="Yellix"/>
                <w:highlight w:val="cyan"/>
              </w:rPr>
            </w:pPr>
            <w:r>
              <w:rPr>
                <w:rFonts w:ascii="Yellix" w:hAnsi="Yellix"/>
                <w:sz w:val="20"/>
                <w:szCs w:val="20"/>
                <w:highlight w:val="cyan"/>
              </w:rPr>
              <w:t>Holborn guide</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A4420B" w14:textId="77777777" w:rsidR="00516001" w:rsidRPr="004473C8" w:rsidRDefault="00BD5D58">
            <w:pPr>
              <w:rPr>
                <w:rFonts w:ascii="Yellix" w:hAnsi="Yellix"/>
              </w:rPr>
            </w:pPr>
            <w:r>
              <w:rPr>
                <w:rFonts w:ascii="Yellix" w:hAnsi="Yellix"/>
                <w:sz w:val="20"/>
                <w:szCs w:val="20"/>
              </w:rPr>
              <w:t>Untargeted</w:t>
            </w:r>
          </w:p>
        </w:tc>
      </w:tr>
      <w:tr w:rsidR="004473C8" w:rsidRPr="004473C8" w14:paraId="545FF6F4"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52BD84" w14:textId="77777777" w:rsidR="00516001" w:rsidRPr="004473C8" w:rsidRDefault="00BD5D58">
            <w:pPr>
              <w:rPr>
                <w:rFonts w:ascii="Yellix" w:hAnsi="Yellix"/>
                <w:highlight w:val="cyan"/>
              </w:rPr>
            </w:pPr>
            <w:r>
              <w:rPr>
                <w:rFonts w:ascii="Yellix" w:hAnsi="Yellix"/>
                <w:sz w:val="20"/>
                <w:szCs w:val="20"/>
                <w:highlight w:val="cyan"/>
              </w:rPr>
              <w:t>office space Covent Garden</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3D3D27" w14:textId="77777777" w:rsidR="00516001" w:rsidRPr="004473C8" w:rsidRDefault="00BD5D58">
            <w:pPr>
              <w:rPr>
                <w:rFonts w:ascii="Yellix" w:hAnsi="Yellix"/>
              </w:rPr>
            </w:pPr>
            <w:r>
              <w:rPr>
                <w:rFonts w:ascii="Yellix" w:hAnsi="Yellix"/>
                <w:sz w:val="20"/>
                <w:szCs w:val="20"/>
              </w:rPr>
              <w:t>Brand/Untargeted</w:t>
            </w:r>
          </w:p>
        </w:tc>
      </w:tr>
      <w:tr w:rsidR="004473C8" w:rsidRPr="004473C8" w14:paraId="47FCEE46"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91DD2A" w14:textId="77777777" w:rsidR="00516001" w:rsidRPr="004473C8" w:rsidRDefault="00BD5D58">
            <w:pPr>
              <w:rPr>
                <w:rFonts w:ascii="Yellix" w:hAnsi="Yellix"/>
                <w:highlight w:val="cyan"/>
              </w:rPr>
            </w:pPr>
            <w:r>
              <w:rPr>
                <w:rFonts w:ascii="Yellix" w:hAnsi="Yellix"/>
                <w:sz w:val="20"/>
                <w:szCs w:val="20"/>
                <w:highlight w:val="cyan"/>
              </w:rPr>
              <w:t>offices Holborn</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DE44A9" w14:textId="77777777" w:rsidR="00516001" w:rsidRPr="004473C8" w:rsidRDefault="00BD5D58">
            <w:pPr>
              <w:rPr>
                <w:rFonts w:ascii="Yellix" w:hAnsi="Yellix"/>
              </w:rPr>
            </w:pPr>
            <w:r>
              <w:rPr>
                <w:rFonts w:ascii="Yellix" w:hAnsi="Yellix"/>
                <w:sz w:val="20"/>
                <w:szCs w:val="20"/>
              </w:rPr>
              <w:t>Brand/Untargeted</w:t>
            </w:r>
          </w:p>
        </w:tc>
      </w:tr>
    </w:tbl>
    <w:p w14:paraId="4D4DC194" w14:textId="77777777" w:rsidR="00516001" w:rsidRPr="004473C8" w:rsidRDefault="00516001">
      <w:pPr>
        <w:spacing w:after="320"/>
        <w:rPr>
          <w:rFonts w:ascii="Yellix" w:hAnsi="Yellix"/>
        </w:rPr>
      </w:pPr>
    </w:p>
    <w:p w14:paraId="3B0835EA" w14:textId="77777777" w:rsidR="00516001" w:rsidRPr="004473C8" w:rsidRDefault="00BD5D58">
      <w:pPr>
        <w:spacing w:before="60" w:after="60"/>
        <w:rPr>
          <w:rFonts w:ascii="Yellix" w:hAnsi="Yellix"/>
        </w:rPr>
      </w:pPr>
      <w:r>
        <w:rPr>
          <w:rFonts w:ascii="Yellix" w:hAnsi="Yellix"/>
          <w:b/>
          <w:bCs/>
          <w:sz w:val="20"/>
          <w:szCs w:val="20"/>
        </w:rPr>
        <w:t xml:space="preserve">URL: </w:t>
      </w:r>
      <w:r>
        <w:rPr>
          <w:rFonts w:ascii="Yellix" w:hAnsi="Yellix"/>
          <w:sz w:val="20"/>
          <w:szCs w:val="20"/>
        </w:rPr>
        <w:t>https://www.workargyll.com/london-guides/covent-garden-holborn-area-guide</w:t>
      </w:r>
    </w:p>
    <w:p w14:paraId="4509221B" w14:textId="77777777" w:rsidR="00516001" w:rsidRPr="004473C8" w:rsidRDefault="00BD5D58">
      <w:pPr>
        <w:spacing w:before="60" w:after="60"/>
        <w:rPr>
          <w:rFonts w:ascii="Yellix" w:hAnsi="Yellix"/>
        </w:rPr>
      </w:pPr>
      <w:r>
        <w:rPr>
          <w:rFonts w:ascii="Yellix" w:hAnsi="Yellix"/>
          <w:b/>
          <w:bCs/>
          <w:sz w:val="20"/>
          <w:szCs w:val="20"/>
        </w:rPr>
        <w:t xml:space="preserve">Title tag: </w:t>
      </w:r>
      <w:r>
        <w:rPr>
          <w:rFonts w:ascii="Yellix" w:hAnsi="Yellix"/>
          <w:sz w:val="20"/>
          <w:szCs w:val="20"/>
        </w:rPr>
        <w:t>Holborn and Covent Garden: Area Guide (2026) | Argyll</w:t>
      </w:r>
    </w:p>
    <w:p w14:paraId="0A6E4652" w14:textId="77777777" w:rsidR="00516001" w:rsidRPr="004473C8" w:rsidRDefault="00BD5D58">
      <w:pPr>
        <w:spacing w:before="60" w:after="200"/>
        <w:rPr>
          <w:rFonts w:ascii="Yellix" w:hAnsi="Yellix"/>
        </w:rPr>
      </w:pPr>
      <w:r>
        <w:rPr>
          <w:rFonts w:ascii="Yellix" w:hAnsi="Yellix"/>
          <w:b/>
          <w:bCs/>
          <w:sz w:val="20"/>
          <w:szCs w:val="20"/>
        </w:rPr>
        <w:t xml:space="preserve">Meta description: </w:t>
      </w:r>
      <w:r>
        <w:rPr>
          <w:rFonts w:ascii="Yellix" w:hAnsi="Yellix"/>
          <w:sz w:val="20"/>
          <w:szCs w:val="20"/>
        </w:rPr>
        <w:t>Discover Covent Garden and Holborn in 2026. Explore commute links, amenities, culture and where to base your business, plus Argyll’s distinctive offices.</w:t>
      </w:r>
    </w:p>
    <w:p w14:paraId="438C6977" w14:textId="77777777" w:rsidR="00516001" w:rsidRPr="004473C8" w:rsidRDefault="00516001">
      <w:pPr>
        <w:pBdr>
          <w:bottom w:val="single" w:sz="4" w:space="1" w:color="4A6B8A"/>
        </w:pBdr>
        <w:spacing w:after="280"/>
        <w:rPr>
          <w:rFonts w:ascii="Yellix" w:hAnsi="Yellix"/>
        </w:rPr>
      </w:pPr>
    </w:p>
    <w:p w14:paraId="7CB6E47A" w14:textId="77777777" w:rsidR="00516001" w:rsidRPr="004473C8" w:rsidRDefault="00BD5D58">
      <w:pPr>
        <w:pStyle w:val="Heading1"/>
        <w:rPr>
          <w:rFonts w:ascii="Yellix" w:hAnsi="Yellix"/>
          <w:color w:val="auto"/>
        </w:rPr>
      </w:pPr>
      <w:r>
        <w:rPr>
          <w:rFonts w:ascii="Yellix" w:hAnsi="Yellix"/>
          <w:color w:val="auto"/>
        </w:rPr>
        <w:t>Covent Garden and Holborn: area guide (2026)</w:t>
      </w:r>
    </w:p>
    <w:p w14:paraId="0F680BE4" w14:textId="77777777" w:rsidR="00516001" w:rsidRPr="004473C8" w:rsidRDefault="00516001">
      <w:pPr>
        <w:spacing w:before="160" w:after="120"/>
        <w:rPr>
          <w:rFonts w:ascii="Yellix" w:hAnsi="Yellix"/>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473C8" w:rsidRPr="004473C8" w14:paraId="108EEC3B" w14:textId="77777777">
        <w:tc>
          <w:tcPr>
            <w:tcW w:w="9000" w:type="dxa"/>
            <w:gridSpan w:val="2"/>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259CEF24" w14:textId="77777777" w:rsidR="00516001" w:rsidRPr="004473C8" w:rsidRDefault="00BD5D58">
            <w:pPr>
              <w:rPr>
                <w:rFonts w:ascii="Yellix" w:hAnsi="Yellix"/>
              </w:rPr>
            </w:pPr>
            <w:r>
              <w:rPr>
                <w:rFonts w:ascii="Yellix" w:hAnsi="Yellix"/>
                <w:b/>
                <w:bCs/>
                <w:sz w:val="24"/>
                <w:szCs w:val="24"/>
              </w:rPr>
              <w:t>Key Takeaways</w:t>
            </w:r>
          </w:p>
        </w:tc>
      </w:tr>
      <w:tr w:rsidR="004473C8" w:rsidRPr="004473C8" w14:paraId="3CB79733" w14:textId="77777777">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095718" w14:textId="77777777" w:rsidR="00516001" w:rsidRPr="004473C8" w:rsidRDefault="00BD5D58">
            <w:pPr>
              <w:spacing w:before="40" w:after="40"/>
              <w:rPr>
                <w:rFonts w:ascii="Yellix" w:hAnsi="Yellix"/>
              </w:rPr>
            </w:pPr>
            <w:r>
              <w:rPr>
                <w:rFonts w:ascii="Yellix" w:hAnsi="Yellix"/>
                <w:b/>
                <w:bCs/>
                <w:sz w:val="20"/>
                <w:szCs w:val="20"/>
              </w:rPr>
              <w:t xml:space="preserve">Area: </w:t>
            </w:r>
            <w:r>
              <w:rPr>
                <w:rFonts w:ascii="Yellix" w:hAnsi="Yellix"/>
                <w:sz w:val="20"/>
                <w:szCs w:val="20"/>
              </w:rPr>
              <w:t>Covent Garden and Holborn, Central London (WC2)</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5F0E62" w14:textId="77777777" w:rsidR="00516001" w:rsidRPr="004473C8" w:rsidRDefault="00BD5D58">
            <w:pPr>
              <w:spacing w:before="40" w:after="40"/>
              <w:rPr>
                <w:rFonts w:ascii="Yellix" w:hAnsi="Yellix"/>
              </w:rPr>
            </w:pPr>
            <w:r>
              <w:rPr>
                <w:rFonts w:ascii="Yellix" w:hAnsi="Yellix"/>
                <w:b/>
                <w:bCs/>
                <w:sz w:val="20"/>
                <w:szCs w:val="20"/>
              </w:rPr>
              <w:t xml:space="preserve">Best for: </w:t>
            </w:r>
            <w:r>
              <w:rPr>
                <w:rFonts w:ascii="Yellix" w:hAnsi="Yellix"/>
                <w:sz w:val="20"/>
                <w:szCs w:val="20"/>
              </w:rPr>
              <w:t>Creative agencies, professional services, client-facing teams</w:t>
            </w:r>
          </w:p>
        </w:tc>
      </w:tr>
      <w:tr w:rsidR="004473C8" w:rsidRPr="004473C8" w14:paraId="45AC2A81" w14:textId="77777777">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3051F2" w14:textId="77777777" w:rsidR="00516001" w:rsidRPr="004473C8" w:rsidRDefault="00BD5D58">
            <w:pPr>
              <w:spacing w:before="40" w:after="40"/>
              <w:rPr>
                <w:rFonts w:ascii="Yellix" w:hAnsi="Yellix"/>
              </w:rPr>
            </w:pPr>
            <w:r>
              <w:rPr>
                <w:rFonts w:ascii="Yellix" w:hAnsi="Yellix"/>
                <w:b/>
                <w:bCs/>
                <w:sz w:val="20"/>
                <w:szCs w:val="20"/>
              </w:rPr>
              <w:t xml:space="preserve">Transport: </w:t>
            </w:r>
            <w:r>
              <w:rPr>
                <w:rFonts w:ascii="Yellix" w:hAnsi="Yellix"/>
                <w:sz w:val="20"/>
                <w:szCs w:val="20"/>
              </w:rPr>
              <w:t>Holborn (Central, Piccadilly); Covent Garden (Piccadilly); Tottenham Court Road (Elizabeth, Central, Northern)</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C4A99F" w14:textId="77777777" w:rsidR="00516001" w:rsidRPr="004473C8" w:rsidRDefault="00BD5D58">
            <w:pPr>
              <w:spacing w:before="40" w:after="40"/>
              <w:rPr>
                <w:rFonts w:ascii="Yellix" w:hAnsi="Yellix"/>
              </w:rPr>
            </w:pPr>
            <w:r>
              <w:rPr>
                <w:rFonts w:ascii="Yellix" w:hAnsi="Yellix"/>
                <w:b/>
                <w:bCs/>
                <w:sz w:val="20"/>
                <w:szCs w:val="20"/>
              </w:rPr>
              <w:t xml:space="preserve">Nearest airports: </w:t>
            </w:r>
            <w:r>
              <w:rPr>
                <w:rFonts w:ascii="Yellix" w:hAnsi="Yellix"/>
                <w:sz w:val="20"/>
                <w:szCs w:val="20"/>
              </w:rPr>
              <w:t>Heathrow via Elizabeth line from Tottenham Court Road (approx. 50 min); City Airport via Jubilee/DLR</w:t>
            </w:r>
          </w:p>
        </w:tc>
      </w:tr>
      <w:tr w:rsidR="004473C8" w:rsidRPr="004473C8" w14:paraId="4A17D94A" w14:textId="77777777">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E7665C" w14:textId="77777777" w:rsidR="00516001" w:rsidRPr="004473C8" w:rsidRDefault="00BD5D58">
            <w:pPr>
              <w:spacing w:before="40" w:after="40"/>
              <w:rPr>
                <w:rFonts w:ascii="Yellix" w:hAnsi="Yellix"/>
              </w:rPr>
            </w:pPr>
            <w:r>
              <w:rPr>
                <w:rFonts w:ascii="Yellix" w:hAnsi="Yellix"/>
                <w:b/>
                <w:bCs/>
                <w:sz w:val="20"/>
                <w:szCs w:val="20"/>
              </w:rPr>
              <w:t xml:space="preserve">Culture: </w:t>
            </w:r>
            <w:r>
              <w:rPr>
                <w:rFonts w:ascii="Yellix" w:hAnsi="Yellix"/>
                <w:sz w:val="20"/>
                <w:szCs w:val="20"/>
              </w:rPr>
              <w:t>Royal Opera House, 20+ West End theatres, British Museum, Somerset House</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04ECCE8" w14:textId="77777777" w:rsidR="00516001" w:rsidRPr="004473C8" w:rsidRDefault="00BD5D58">
            <w:pPr>
              <w:spacing w:before="40" w:after="40"/>
              <w:rPr>
                <w:rFonts w:ascii="Yellix" w:hAnsi="Yellix"/>
              </w:rPr>
            </w:pPr>
            <w:r>
              <w:rPr>
                <w:rFonts w:ascii="Yellix" w:hAnsi="Yellix"/>
                <w:b/>
                <w:bCs/>
                <w:sz w:val="20"/>
                <w:szCs w:val="20"/>
              </w:rPr>
              <w:t xml:space="preserve">Dining: </w:t>
            </w:r>
            <w:r>
              <w:rPr>
                <w:rFonts w:ascii="Yellix" w:hAnsi="Yellix"/>
                <w:sz w:val="20"/>
                <w:szCs w:val="20"/>
              </w:rPr>
              <w:t>Leather Lane Market, Bancone, Balthazar, The Ivy, Dim Sum Library, Burro (opening 2026)</w:t>
            </w:r>
          </w:p>
        </w:tc>
      </w:tr>
      <w:tr w:rsidR="004473C8" w:rsidRPr="004473C8" w14:paraId="099B6A8F" w14:textId="77777777">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F7D323" w14:textId="77777777" w:rsidR="00516001" w:rsidRPr="004473C8" w:rsidRDefault="00BD5D58">
            <w:pPr>
              <w:spacing w:before="40" w:after="40"/>
              <w:rPr>
                <w:rFonts w:ascii="Yellix" w:hAnsi="Yellix"/>
              </w:rPr>
            </w:pPr>
            <w:r>
              <w:rPr>
                <w:rFonts w:ascii="Yellix" w:hAnsi="Yellix"/>
                <w:b/>
                <w:bCs/>
                <w:sz w:val="20"/>
                <w:szCs w:val="20"/>
              </w:rPr>
              <w:t xml:space="preserve">Argyll buildings: </w:t>
            </w:r>
            <w:r>
              <w:rPr>
                <w:rFonts w:ascii="Yellix" w:hAnsi="Yellix"/>
                <w:sz w:val="20"/>
                <w:szCs w:val="20"/>
              </w:rPr>
              <w:t>Hudson House (Covent Garden), Central Court (Holborn)</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16BA4BB" w14:textId="77777777" w:rsidR="00516001" w:rsidRPr="004473C8" w:rsidRDefault="00BD5D58">
            <w:pPr>
              <w:spacing w:before="40" w:after="40"/>
              <w:rPr>
                <w:rFonts w:ascii="Yellix" w:hAnsi="Yellix"/>
              </w:rPr>
            </w:pPr>
            <w:r>
              <w:rPr>
                <w:rFonts w:ascii="Yellix" w:hAnsi="Yellix"/>
                <w:b/>
                <w:bCs/>
                <w:sz w:val="20"/>
                <w:szCs w:val="20"/>
              </w:rPr>
              <w:t xml:space="preserve">Workspace types: </w:t>
            </w:r>
            <w:r>
              <w:rPr>
                <w:rFonts w:ascii="Yellix" w:hAnsi="Yellix"/>
                <w:sz w:val="20"/>
                <w:szCs w:val="20"/>
              </w:rPr>
              <w:t>Private offices, coworking, meeting rooms, event and conference spaces</w:t>
            </w:r>
          </w:p>
        </w:tc>
      </w:tr>
    </w:tbl>
    <w:p w14:paraId="2A53B483" w14:textId="77777777" w:rsidR="00516001" w:rsidRPr="004473C8" w:rsidRDefault="00516001">
      <w:pPr>
        <w:spacing w:after="200"/>
        <w:rPr>
          <w:rFonts w:ascii="Yellix" w:hAnsi="Yellix"/>
        </w:rPr>
      </w:pPr>
    </w:p>
    <w:p w14:paraId="6840C0C8" w14:textId="77777777" w:rsidR="00516001" w:rsidRPr="004473C8" w:rsidRDefault="00BD5D58">
      <w:pPr>
        <w:spacing w:before="120" w:after="120"/>
        <w:rPr>
          <w:rFonts w:ascii="Yellix" w:hAnsi="Yellix"/>
        </w:rPr>
      </w:pPr>
      <w:r>
        <w:rPr>
          <w:rFonts w:ascii="Yellix" w:hAnsi="Yellix"/>
        </w:rPr>
        <w:t xml:space="preserve">If you’re looking for </w:t>
      </w:r>
      <w:r>
        <w:rPr>
          <w:rFonts w:ascii="Yellix" w:hAnsi="Yellix"/>
          <w:highlight w:val="yellow"/>
        </w:rPr>
        <w:t>office space in Covent Garden</w:t>
      </w:r>
      <w:r>
        <w:rPr>
          <w:rFonts w:ascii="Yellix" w:hAnsi="Yellix"/>
        </w:rPr>
        <w:t xml:space="preserve"> or </w:t>
      </w:r>
      <w:r>
        <w:rPr>
          <w:rFonts w:ascii="Yellix" w:hAnsi="Yellix"/>
          <w:highlight w:val="yellow"/>
        </w:rPr>
        <w:t>Holborn offices</w:t>
      </w:r>
      <w:r>
        <w:rPr>
          <w:rFonts w:ascii="Yellix" w:hAnsi="Yellix"/>
        </w:rPr>
        <w:t>, you’re considering two of London’s most compelling business addresses. Neighbouring districts set either side of Kingsway, they share excellent transport connections and an abundance of world-class dining, culture and entertainment — yet each has its own distinct character and attracts a different kind of business.</w:t>
      </w:r>
    </w:p>
    <w:p w14:paraId="1730A588" w14:textId="77777777" w:rsidR="00516001" w:rsidRPr="004473C8" w:rsidRDefault="00BD5D58">
      <w:pPr>
        <w:spacing w:before="120" w:after="120"/>
        <w:rPr>
          <w:rFonts w:ascii="Yellix" w:hAnsi="Yellix"/>
        </w:rPr>
      </w:pPr>
      <w:r>
        <w:rPr>
          <w:rFonts w:ascii="Yellix" w:hAnsi="Yellix"/>
        </w:rPr>
        <w:t xml:space="preserve">Covent Garden is the West End’s cultural heart: a heritage-rich neighbourhood of Georgian piazzas, elegant side streets and an almost inexhaustible supply of restaurants, bars, theatres and creative energy. Holborn sits just to the east — more measured in its </w:t>
        <w:lastRenderedPageBreak/>
        <w:t>pace, steeped in legal and professional tradition, and strategically placed between the West End and the City of London.</w:t>
      </w:r>
    </w:p>
    <w:p w14:paraId="404B02F6" w14:textId="77777777" w:rsidR="00516001" w:rsidRPr="004473C8" w:rsidRDefault="00BD5D58">
      <w:pPr>
        <w:spacing w:before="120" w:after="120"/>
        <w:rPr>
          <w:rFonts w:ascii="Yellix" w:hAnsi="Yellix"/>
        </w:rPr>
      </w:pPr>
      <w:r>
        <w:rPr>
          <w:rFonts w:ascii="Yellix" w:hAnsi="Yellix"/>
        </w:rPr>
        <w:t>This guide covers everything you need to know about both neighbourhoods: the feel of each area, who works there, how to get around, where to take a client for lunch, what to do after hours, and how to find a workspace that genuinely suits your business. Whether you’re drawn to the theatre and creative buzz of WC2E or the professional calm of WC2A, there’s a case for basing your team here.</w:t>
      </w:r>
    </w:p>
    <w:p w14:paraId="18BD65D2" w14:textId="77777777" w:rsidR="00516001" w:rsidRPr="004473C8" w:rsidRDefault="00516001">
      <w:pPr>
        <w:spacing w:after="200"/>
        <w:rPr>
          <w:rFonts w:ascii="Yellix" w:hAnsi="Yellix"/>
        </w:rPr>
      </w:pPr>
    </w:p>
    <w:p w14:paraId="34F7E396" w14:textId="77777777" w:rsidR="00516001" w:rsidRPr="004473C8" w:rsidRDefault="00BD5D58">
      <w:pPr>
        <w:pStyle w:val="Heading2"/>
        <w:rPr>
          <w:rFonts w:ascii="Yellix" w:hAnsi="Yellix"/>
          <w:color w:val="auto"/>
        </w:rPr>
      </w:pPr>
      <w:r>
        <w:rPr>
          <w:rFonts w:ascii="Yellix" w:hAnsi="Yellix"/>
          <w:color w:val="auto"/>
        </w:rPr>
        <w:t>Covent Garden area guide (2026) — overview</w:t>
      </w:r>
    </w:p>
    <w:p w14:paraId="24E2B11C" w14:textId="77777777" w:rsidR="00516001" w:rsidRPr="004473C8" w:rsidRDefault="00BD5D58">
      <w:pPr>
        <w:spacing w:before="120" w:after="120"/>
        <w:rPr>
          <w:rFonts w:ascii="Yellix" w:hAnsi="Yellix"/>
        </w:rPr>
      </w:pPr>
      <w:r>
        <w:rPr>
          <w:rFonts w:ascii="Yellix" w:hAnsi="Yellix"/>
        </w:rPr>
        <w:t>Few London neighbourhoods achieve what Covent Garden manages with such apparent ease: a genuinely world-class cultural quarter that functions equally well as a considered, client-ready business address. The cobbled streets around the Piazza, the elegant arcade of the market building, the cluster of independent boutiques along Neal Street and Seven Dials — all of it creates an environment that is at once distinctive and immediately impressive to clients and visitors. It’s the kind of address that says something about a business, without having to say a word.</w:t>
      </w:r>
    </w:p>
    <w:p w14:paraId="27B13AD1" w14:textId="77777777" w:rsidR="00516001" w:rsidRPr="004473C8" w:rsidRDefault="00BD5D58">
      <w:pPr>
        <w:pStyle w:val="Heading3"/>
        <w:rPr>
          <w:rFonts w:ascii="Yellix" w:hAnsi="Yellix"/>
          <w:color w:val="auto"/>
        </w:rPr>
      </w:pPr>
      <w:r>
        <w:rPr>
          <w:rFonts w:ascii="Yellix" w:hAnsi="Yellix"/>
          <w:color w:val="auto"/>
        </w:rPr>
        <w:t>What Covent Garden is known for</w:t>
      </w:r>
    </w:p>
    <w:p w14:paraId="552A2DE1" w14:textId="77777777" w:rsidR="00516001" w:rsidRPr="004473C8" w:rsidRDefault="00BD5D58">
      <w:pPr>
        <w:spacing w:before="120" w:after="120"/>
        <w:rPr>
          <w:rFonts w:ascii="Yellix" w:hAnsi="Yellix"/>
        </w:rPr>
      </w:pPr>
      <w:r>
        <w:rPr>
          <w:rFonts w:ascii="Yellix" w:hAnsi="Yellix"/>
        </w:rPr>
        <w:t xml:space="preserve">Covent Garden is known above all for its </w:t>
      </w:r>
      <w:r>
        <w:rPr>
          <w:rFonts w:ascii="Yellix" w:hAnsi="Yellix"/>
          <w:b/>
          <w:bCs/>
        </w:rPr>
        <w:t>cultural density</w:t>
      </w:r>
      <w:r>
        <w:rPr>
          <w:rFonts w:ascii="Yellix" w:hAnsi="Yellix"/>
        </w:rPr>
        <w:t xml:space="preserve">. Within a few minutes’ walk of one another you’ll find the Royal Opera House — home to The Royal Ballet and The Royal Opera, and one of the world’s great performance venues — alongside more than twenty West End theatres. In 2026, the West End season includes </w:t>
      </w:r>
      <w:r>
        <w:rPr>
          <w:rFonts w:ascii="Yellix" w:hAnsi="Yellix"/>
          <w:b/>
          <w:bCs/>
        </w:rPr>
        <w:t>Paddington The Musical</w:t>
      </w:r>
      <w:r>
        <w:rPr>
          <w:rFonts w:ascii="Yellix" w:hAnsi="Yellix"/>
        </w:rPr>
        <w:t xml:space="preserve"> at the Savoy, a new </w:t>
      </w:r>
      <w:r>
        <w:rPr>
          <w:rFonts w:ascii="Yellix" w:hAnsi="Yellix"/>
          <w:b/>
          <w:bCs/>
        </w:rPr>
        <w:t>Romeo and Juliet</w:t>
      </w:r>
      <w:r>
        <w:rPr>
          <w:rFonts w:ascii="Yellix" w:hAnsi="Yellix"/>
        </w:rPr>
        <w:t xml:space="preserve"> at the Harold Pinter Theatre directed by Robert Icke, </w:t>
      </w:r>
      <w:r>
        <w:rPr>
          <w:rFonts w:ascii="Yellix" w:hAnsi="Yellix"/>
          <w:b/>
          <w:bCs/>
        </w:rPr>
        <w:t>Kinky Boots</w:t>
      </w:r>
      <w:r>
        <w:rPr>
          <w:rFonts w:ascii="Yellix" w:hAnsi="Yellix"/>
        </w:rPr>
        <w:t xml:space="preserve"> at the London Coliseum, and </w:t>
      </w:r>
      <w:r>
        <w:rPr>
          <w:rFonts w:ascii="Yellix" w:hAnsi="Yellix"/>
          <w:b/>
          <w:bCs/>
        </w:rPr>
        <w:t>Beetlejuice</w:t>
      </w:r>
      <w:r>
        <w:rPr>
          <w:rFonts w:ascii="Yellix" w:hAnsi="Yellix"/>
        </w:rPr>
        <w:t xml:space="preserve"> arriving at the Prince Edward Theatre from May. For any business considering how to entertain clients or reward a team, the choice on the doorstep is genuinely exceptional.</w:t>
      </w:r>
    </w:p>
    <w:p w14:paraId="4E2EF54B" w14:textId="77777777" w:rsidR="00516001" w:rsidRPr="004473C8" w:rsidRDefault="00BD5D58">
      <w:pPr>
        <w:spacing w:before="120" w:after="120"/>
        <w:rPr>
          <w:rFonts w:ascii="Yellix" w:hAnsi="Yellix"/>
        </w:rPr>
      </w:pPr>
      <w:r>
        <w:rPr>
          <w:rFonts w:ascii="Yellix" w:hAnsi="Yellix"/>
        </w:rPr>
        <w:t>Beyond the stage, the area’s highlights include:</w:t>
      </w:r>
    </w:p>
    <w:p w14:paraId="7A850EF1" w14:textId="77777777" w:rsidR="00516001" w:rsidRPr="004473C8" w:rsidRDefault="00BD5D58">
      <w:pPr>
        <w:pStyle w:val="ListParagraph"/>
        <w:numPr>
          <w:ilvl w:val="0"/>
          <w:numId w:val="1"/>
        </w:numPr>
        <w:spacing w:before="60" w:after="60"/>
        <w:rPr>
          <w:rFonts w:ascii="Yellix" w:hAnsi="Yellix"/>
        </w:rPr>
      </w:pPr>
      <w:r>
        <w:rPr>
          <w:rFonts w:ascii="Yellix" w:hAnsi="Yellix"/>
        </w:rPr>
        <w:t xml:space="preserve">The </w:t>
      </w:r>
      <w:r>
        <w:rPr>
          <w:rFonts w:ascii="Yellix" w:hAnsi="Yellix"/>
          <w:b/>
          <w:bCs/>
        </w:rPr>
        <w:t>Covent Garden Piazza and Market Building</w:t>
      </w:r>
      <w:r>
        <w:rPr>
          <w:rFonts w:ascii="Yellix" w:hAnsi="Yellix"/>
        </w:rPr>
        <w:t xml:space="preserve"> — one of London’s most iconic public spaces, with daily street performance, independent market stalls, and an atmosphere that is simultaneously historic and energetic</w:t>
      </w:r>
    </w:p>
    <w:p w14:paraId="5D9B2571" w14:textId="77777777" w:rsidR="00516001" w:rsidRPr="004473C8" w:rsidRDefault="00BD5D58">
      <w:pPr>
        <w:pStyle w:val="ListParagraph"/>
        <w:numPr>
          <w:ilvl w:val="0"/>
          <w:numId w:val="1"/>
        </w:numPr>
        <w:spacing w:before="60" w:after="60"/>
        <w:rPr>
          <w:rFonts w:ascii="Yellix" w:hAnsi="Yellix"/>
        </w:rPr>
      </w:pPr>
      <w:r>
        <w:rPr>
          <w:rFonts w:ascii="Yellix" w:hAnsi="Yellix"/>
        </w:rPr>
        <w:t xml:space="preserve">The </w:t>
      </w:r>
      <w:r>
        <w:rPr>
          <w:rFonts w:ascii="Yellix" w:hAnsi="Yellix"/>
          <w:b/>
          <w:bCs/>
        </w:rPr>
        <w:t>London Transport Museum</w:t>
      </w:r>
      <w:r>
        <w:rPr>
          <w:rFonts w:ascii="Yellix" w:hAnsi="Yellix"/>
        </w:rPr>
        <w:t xml:space="preserve"> — a genuinely fascinating institution that doubles as an event space of considerable heritage appeal</w:t>
      </w:r>
    </w:p>
    <w:p w14:paraId="23F83D7D" w14:textId="77777777" w:rsidR="00516001" w:rsidRPr="004473C8" w:rsidRDefault="00BD5D58">
      <w:pPr>
        <w:pStyle w:val="ListParagraph"/>
        <w:numPr>
          <w:ilvl w:val="0"/>
          <w:numId w:val="1"/>
        </w:numPr>
        <w:spacing w:before="60" w:after="60"/>
        <w:rPr>
          <w:rFonts w:ascii="Yellix" w:hAnsi="Yellix"/>
        </w:rPr>
      </w:pPr>
      <w:r>
        <w:rPr>
          <w:rFonts w:ascii="Yellix" w:hAnsi="Yellix"/>
          <w:b/>
          <w:bCs/>
        </w:rPr>
        <w:t>Somerset House</w:t>
      </w:r>
      <w:r>
        <w:rPr>
          <w:rFonts w:ascii="Yellix" w:hAnsi="Yellix"/>
        </w:rPr>
        <w:t xml:space="preserve"> — just south on the Strand, hosting a year-round programme of exhibitions, talks, and cultural events</w:t>
      </w:r>
    </w:p>
    <w:p w14:paraId="055BAB4C" w14:textId="77777777" w:rsidR="00516001" w:rsidRPr="004473C8" w:rsidRDefault="00BD5D58">
      <w:pPr>
        <w:pStyle w:val="ListParagraph"/>
        <w:numPr>
          <w:ilvl w:val="0"/>
          <w:numId w:val="1"/>
        </w:numPr>
        <w:spacing w:before="60" w:after="60"/>
        <w:rPr>
          <w:rFonts w:ascii="Yellix" w:hAnsi="Yellix"/>
        </w:rPr>
      </w:pPr>
      <w:r>
        <w:rPr>
          <w:rFonts w:ascii="Yellix" w:hAnsi="Yellix"/>
          <w:b/>
          <w:bCs/>
        </w:rPr>
        <w:t>Neal’s Yard and Seven Dials</w:t>
      </w:r>
      <w:r>
        <w:rPr>
          <w:rFonts w:ascii="Yellix" w:hAnsi="Yellix"/>
        </w:rPr>
        <w:t xml:space="preserve"> — an independent retail quarter with a character quite unlike anything else in central London</w:t>
      </w:r>
    </w:p>
    <w:p w14:paraId="28C72FA5" w14:textId="77777777" w:rsidR="00516001" w:rsidRPr="004473C8" w:rsidRDefault="00BD5D58">
      <w:pPr>
        <w:pStyle w:val="ListParagraph"/>
        <w:numPr>
          <w:ilvl w:val="0"/>
          <w:numId w:val="1"/>
        </w:numPr>
        <w:spacing w:before="60" w:after="60"/>
        <w:rPr>
          <w:rFonts w:ascii="Yellix" w:hAnsi="Yellix"/>
        </w:rPr>
      </w:pPr>
      <w:r>
        <w:rPr>
          <w:rFonts w:ascii="Yellix" w:hAnsi="Yellix"/>
          <w:b/>
          <w:bCs/>
        </w:rPr>
        <w:t>Monmouth Coffee</w:t>
      </w:r>
      <w:r>
        <w:rPr>
          <w:rFonts w:ascii="Yellix" w:hAnsi="Yellix"/>
        </w:rPr>
        <w:t xml:space="preserve"> — a Covent Garden institution since 1978, and still one of the finest places in London to begin the working day</w:t>
      </w:r>
    </w:p>
    <w:p w14:paraId="7C7B86C8" w14:textId="77777777" w:rsidR="00516001" w:rsidRPr="004473C8" w:rsidRDefault="00BD5D58">
      <w:pPr>
        <w:pStyle w:val="Heading3"/>
        <w:rPr>
          <w:rFonts w:ascii="Yellix" w:hAnsi="Yellix"/>
          <w:color w:val="auto"/>
        </w:rPr>
      </w:pPr>
      <w:r>
        <w:rPr>
          <w:rFonts w:ascii="Yellix" w:hAnsi="Yellix"/>
          <w:color w:val="auto"/>
        </w:rPr>
        <w:t>Covent Garden offices, and who they suit</w:t>
      </w:r>
    </w:p>
    <w:p w14:paraId="29EEAF8D" w14:textId="77777777" w:rsidR="00516001" w:rsidRPr="004473C8" w:rsidRDefault="00BD5D58">
      <w:pPr>
        <w:spacing w:before="120" w:after="120"/>
        <w:rPr>
          <w:rFonts w:ascii="Yellix" w:hAnsi="Yellix"/>
        </w:rPr>
      </w:pPr>
      <w:r>
        <w:rPr>
          <w:rFonts w:ascii="Yellix" w:hAnsi="Yellix"/>
        </w:rPr>
        <w:t xml:space="preserve">A </w:t>
      </w:r>
      <w:r>
        <w:rPr>
          <w:rFonts w:ascii="Yellix" w:hAnsi="Yellix"/>
          <w:highlight w:val="yellow"/>
        </w:rPr>
        <w:t>Covent Garden office</w:t>
      </w:r>
      <w:r>
        <w:rPr>
          <w:rFonts w:ascii="Yellix" w:hAnsi="Yellix"/>
        </w:rPr>
        <w:t xml:space="preserve"> tends to appeal to businesses for whom the environment they occupy is integral to how they present themselves. Creative agencies, design studios, boutique consultancies and brand-facing teams find that the neighbourhood’s energy, aesthetic, and cultural associations do a considerable amount of work simply through the address. Clients arrive with a sense of occasion; the surroundings reinforce it.</w:t>
      </w:r>
    </w:p>
    <w:p w14:paraId="44D188AB" w14:textId="77777777" w:rsidR="00516001" w:rsidRPr="004473C8" w:rsidRDefault="00BD5D58">
      <w:pPr>
        <w:spacing w:before="120" w:after="120"/>
        <w:rPr>
          <w:rFonts w:ascii="Yellix" w:hAnsi="Yellix"/>
        </w:rPr>
      </w:pPr>
      <w:r>
        <w:rPr>
          <w:rFonts w:ascii="Yellix" w:hAnsi="Yellix"/>
        </w:rPr>
        <w:t>The area also suits satellite offices for larger organisations that want a West End presence without committing to Mayfair rates, as well as scale-up businesses that have outgrown a more peripheral location and are ready to move into one of London’s most recognisable postcodes.</w:t>
      </w:r>
    </w:p>
    <w:p w14:paraId="3574D6CC" w14:textId="77777777" w:rsidR="00516001" w:rsidRPr="004473C8" w:rsidRDefault="00BD5D58">
      <w:pPr>
        <w:spacing w:before="120" w:after="120"/>
        <w:rPr>
          <w:rFonts w:ascii="Yellix" w:hAnsi="Yellix"/>
        </w:rPr>
      </w:pPr>
      <w:r>
        <w:rPr>
          <w:rFonts w:ascii="Yellix" w:hAnsi="Yellix"/>
        </w:rPr>
        <w:lastRenderedPageBreak/>
        <w:t>It is worth noting the trade-offs. Covent Garden is busier and more visitor-heavy than neighbouring Holborn, which can affect the feel of the commute and the surrounding streets at peak times. That said, the quality of the dining, entertainment and hospitality options on the doorstep is without equal — and for teams who value those things, or who regularly host clients, it is a considerable asset.</w:t>
      </w:r>
    </w:p>
    <w:p w14:paraId="5E611F4F" w14:textId="77777777" w:rsidR="00516001" w:rsidRPr="004473C8" w:rsidRDefault="00516001">
      <w:pPr>
        <w:spacing w:after="200"/>
        <w:rPr>
          <w:rFonts w:ascii="Yellix" w:hAnsi="Yellix"/>
        </w:rPr>
      </w:pPr>
    </w:p>
    <w:p w14:paraId="4EFAF350" w14:textId="77777777" w:rsidR="00516001" w:rsidRPr="004473C8" w:rsidRDefault="00BD5D58">
      <w:pPr>
        <w:pStyle w:val="Heading2"/>
        <w:rPr>
          <w:rFonts w:ascii="Yellix" w:hAnsi="Yellix"/>
          <w:color w:val="auto"/>
        </w:rPr>
      </w:pPr>
      <w:r>
        <w:rPr>
          <w:rFonts w:ascii="Yellix" w:hAnsi="Yellix"/>
          <w:color w:val="auto"/>
        </w:rPr>
        <w:t>Holborn area guide (2026) — overview</w:t>
      </w:r>
    </w:p>
    <w:p w14:paraId="0C552732" w14:textId="77777777" w:rsidR="00516001" w:rsidRPr="004473C8" w:rsidRDefault="00BD5D58">
      <w:pPr>
        <w:spacing w:before="120" w:after="120"/>
        <w:rPr>
          <w:rFonts w:ascii="Yellix" w:hAnsi="Yellix"/>
        </w:rPr>
      </w:pPr>
      <w:r>
        <w:rPr>
          <w:rFonts w:ascii="Yellix" w:hAnsi="Yellix"/>
        </w:rPr>
        <w:t>Holborn occupies a particular place in London’s commercial geography: quieter in atmosphere than its neighbours to the west, more measured than the City to the east, and threaded through with the legacy of the legal district that has defined it for centuries. High Holborn, Chancery Lane and the Inns of Court give the neighbourhood a sense of professional substance, while the proximity of Covent Garden, Bloomsbury and Farringdon ensures it is anything but insular. For businesses that want a highly central address without the theatre-crowd energy of the West End, Holborn remains one of London’s most quietly compelling choices.</w:t>
      </w:r>
    </w:p>
    <w:p w14:paraId="39CD688E" w14:textId="77777777" w:rsidR="00516001" w:rsidRPr="004473C8" w:rsidRDefault="00BD5D58">
      <w:pPr>
        <w:pStyle w:val="Heading3"/>
        <w:rPr>
          <w:rFonts w:ascii="Yellix" w:hAnsi="Yellix"/>
          <w:color w:val="auto"/>
        </w:rPr>
      </w:pPr>
      <w:r>
        <w:rPr>
          <w:rFonts w:ascii="Yellix" w:hAnsi="Yellix"/>
          <w:color w:val="auto"/>
        </w:rPr>
        <w:t>What Holborn is known for</w:t>
      </w:r>
    </w:p>
    <w:p w14:paraId="1830DCB1" w14:textId="77777777" w:rsidR="00516001" w:rsidRPr="004473C8" w:rsidRDefault="00BD5D58">
      <w:pPr>
        <w:spacing w:before="120" w:after="120"/>
        <w:rPr>
          <w:rFonts w:ascii="Yellix" w:hAnsi="Yellix"/>
        </w:rPr>
      </w:pPr>
      <w:r>
        <w:rPr>
          <w:rFonts w:ascii="Yellix" w:hAnsi="Yellix"/>
        </w:rPr>
        <w:t>Several things define Holborn as a working neighbourhood:</w:t>
      </w:r>
    </w:p>
    <w:p w14:paraId="258F2242" w14:textId="77777777" w:rsidR="00516001" w:rsidRPr="004473C8" w:rsidRDefault="00BD5D58">
      <w:pPr>
        <w:pStyle w:val="ListParagraph"/>
        <w:numPr>
          <w:ilvl w:val="0"/>
          <w:numId w:val="1"/>
        </w:numPr>
        <w:spacing w:before="60" w:after="60"/>
        <w:rPr>
          <w:rFonts w:ascii="Yellix" w:hAnsi="Yellix"/>
        </w:rPr>
      </w:pPr>
      <w:r>
        <w:rPr>
          <w:rFonts w:ascii="Yellix" w:hAnsi="Yellix"/>
        </w:rPr>
        <w:t xml:space="preserve">Its </w:t>
      </w:r>
      <w:r>
        <w:rPr>
          <w:rFonts w:ascii="Yellix" w:hAnsi="Yellix"/>
          <w:b/>
          <w:bCs/>
        </w:rPr>
        <w:t>legal and professional heritage</w:t>
      </w:r>
      <w:r>
        <w:rPr>
          <w:rFonts w:ascii="Yellix" w:hAnsi="Yellix"/>
        </w:rPr>
        <w:t xml:space="preserve"> — the Inns of Court (Gray’s Inn and Lincoln’s Inn), the Royal Courts of Justice, and Chancery Lane have given this part of London a particular seriousness of purpose for centuries</w:t>
      </w:r>
    </w:p>
    <w:p w14:paraId="7F21FB0A" w14:textId="77777777" w:rsidR="00516001" w:rsidRPr="004473C8" w:rsidRDefault="00BD5D58">
      <w:pPr>
        <w:pStyle w:val="ListParagraph"/>
        <w:numPr>
          <w:ilvl w:val="0"/>
          <w:numId w:val="1"/>
        </w:numPr>
        <w:spacing w:before="60" w:after="60"/>
        <w:rPr>
          <w:rFonts w:ascii="Yellix" w:hAnsi="Yellix"/>
        </w:rPr>
      </w:pPr>
      <w:r>
        <w:rPr>
          <w:rFonts w:ascii="Yellix" w:hAnsi="Yellix"/>
          <w:b/>
          <w:bCs/>
        </w:rPr>
        <w:t>Lincoln’s Inn Fields</w:t>
      </w:r>
      <w:r>
        <w:rPr>
          <w:rFonts w:ascii="Yellix" w:hAnsi="Yellix"/>
        </w:rPr>
        <w:t xml:space="preserve"> — the largest public square in London, and a genuinely pleasant place to take a client for a walk, or simply decompress during a long day</w:t>
      </w:r>
    </w:p>
    <w:p w14:paraId="55A8B042" w14:textId="77777777" w:rsidR="00516001" w:rsidRPr="004473C8" w:rsidRDefault="00BD5D58">
      <w:pPr>
        <w:pStyle w:val="ListParagraph"/>
        <w:numPr>
          <w:ilvl w:val="0"/>
          <w:numId w:val="1"/>
        </w:numPr>
        <w:spacing w:before="60" w:after="60"/>
        <w:rPr>
          <w:rFonts w:ascii="Yellix" w:hAnsi="Yellix"/>
        </w:rPr>
      </w:pPr>
      <w:r>
        <w:rPr>
          <w:rFonts w:ascii="Yellix" w:hAnsi="Yellix"/>
          <w:b/>
          <w:bCs/>
        </w:rPr>
        <w:t>The British Museum</w:t>
      </w:r>
      <w:r>
        <w:rPr>
          <w:rFonts w:ascii="Yellix" w:hAnsi="Yellix"/>
        </w:rPr>
        <w:t xml:space="preserve"> — on the northern edge of the neighbourhood in Bloomsbury, and one of the world’s great cultural institutions; a remarkable thing to have within ten minutes’ walk of the office</w:t>
      </w:r>
    </w:p>
    <w:p w14:paraId="437EB71B" w14:textId="77777777" w:rsidR="00516001" w:rsidRPr="004473C8" w:rsidRDefault="00BD5D58">
      <w:pPr>
        <w:pStyle w:val="ListParagraph"/>
        <w:numPr>
          <w:ilvl w:val="0"/>
          <w:numId w:val="1"/>
        </w:numPr>
        <w:spacing w:before="60" w:after="60"/>
        <w:rPr>
          <w:rFonts w:ascii="Yellix" w:hAnsi="Yellix"/>
        </w:rPr>
      </w:pPr>
      <w:r>
        <w:rPr>
          <w:rFonts w:ascii="Yellix" w:hAnsi="Yellix"/>
          <w:b/>
          <w:bCs/>
        </w:rPr>
        <w:t>Leather Lane Market</w:t>
      </w:r>
      <w:r>
        <w:rPr>
          <w:rFonts w:ascii="Yellix" w:hAnsi="Yellix"/>
        </w:rPr>
        <w:t xml:space="preserve"> — one of central London’s finest lunchtime street food destinations, running Monday to Friday along a Victorian thoroughfare between Holborn and Farringdon</w:t>
      </w:r>
    </w:p>
    <w:p w14:paraId="6F436C8F" w14:textId="77777777" w:rsidR="00516001" w:rsidRPr="004473C8" w:rsidRDefault="00BD5D58">
      <w:pPr>
        <w:pStyle w:val="ListParagraph"/>
        <w:numPr>
          <w:ilvl w:val="0"/>
          <w:numId w:val="1"/>
        </w:numPr>
        <w:spacing w:before="60" w:after="60"/>
        <w:rPr>
          <w:rFonts w:ascii="Yellix" w:hAnsi="Yellix"/>
        </w:rPr>
      </w:pPr>
      <w:r>
        <w:rPr>
          <w:rFonts w:ascii="Yellix" w:hAnsi="Yellix"/>
          <w:b/>
          <w:bCs/>
        </w:rPr>
        <w:t>Chancery Lane</w:t>
      </w:r>
      <w:r>
        <w:rPr>
          <w:rFonts w:ascii="Yellix" w:hAnsi="Yellix"/>
        </w:rPr>
        <w:t xml:space="preserve"> — a handsome Victorian street that retains a sense of the professional community that grew up around the legal district, with an increasing number of independent cafés and restaurants opening alongside the established institutions</w:t>
      </w:r>
    </w:p>
    <w:p w14:paraId="08A89D6B" w14:textId="77777777" w:rsidR="00516001" w:rsidRPr="004473C8" w:rsidRDefault="00BD5D58">
      <w:pPr>
        <w:pStyle w:val="Heading3"/>
        <w:rPr>
          <w:rFonts w:ascii="Yellix" w:hAnsi="Yellix"/>
          <w:color w:val="auto"/>
        </w:rPr>
      </w:pPr>
      <w:r>
        <w:rPr>
          <w:rFonts w:ascii="Yellix" w:hAnsi="Yellix"/>
          <w:color w:val="auto"/>
        </w:rPr>
        <w:t>Holborn offices, and who they suit</w:t>
      </w:r>
    </w:p>
    <w:p w14:paraId="47ABC1E6" w14:textId="77777777" w:rsidR="00516001" w:rsidRPr="004473C8" w:rsidRDefault="00BD5D58">
      <w:pPr>
        <w:spacing w:before="120" w:after="120"/>
        <w:rPr>
          <w:rFonts w:ascii="Yellix" w:hAnsi="Yellix"/>
        </w:rPr>
      </w:pPr>
      <w:r>
        <w:rPr>
          <w:rFonts w:ascii="Yellix" w:hAnsi="Yellix"/>
        </w:rPr>
        <w:t xml:space="preserve">A </w:t>
      </w:r>
      <w:r>
        <w:rPr>
          <w:rFonts w:ascii="Yellix" w:hAnsi="Yellix"/>
          <w:highlight w:val="yellow"/>
        </w:rPr>
        <w:t>Holborn office</w:t>
      </w:r>
      <w:r>
        <w:rPr>
          <w:rFonts w:ascii="Yellix" w:hAnsi="Yellix"/>
        </w:rPr>
        <w:t xml:space="preserve"> appeals to businesses that value strategic location and practical connectivity over visibility and footfall. Professional services firms, consultancies, financial advisers, legal and compliance teams, and scale-ups in regulated sectors tend to gravitate here. The neighbourhood’s calm, discreet character is a genuine asset for businesses that handle sensitive matters or simply prefer an environment that feels composed rather than conspicuous.</w:t>
      </w:r>
    </w:p>
    <w:p w14:paraId="233A7EF4" w14:textId="77777777" w:rsidR="00516001" w:rsidRPr="004473C8" w:rsidRDefault="00BD5D58">
      <w:pPr>
        <w:spacing w:before="120" w:after="120"/>
        <w:rPr>
          <w:rFonts w:ascii="Yellix" w:hAnsi="Yellix"/>
        </w:rPr>
      </w:pPr>
      <w:r>
        <w:rPr>
          <w:rFonts w:ascii="Yellix" w:hAnsi="Yellix"/>
        </w:rPr>
        <w:t>The connectivity story is particularly strong. Teams based in Holborn can reach the City in under fifteen minutes by tube, and the Elizabeth line from neighbouring Farringdon or Tottenham Court Road makes Heathrow and Canary Wharf genuinely accessible — a practical consideration for businesses with clients across London or international connections.</w:t>
      </w:r>
    </w:p>
    <w:p w14:paraId="16252DC9" w14:textId="77777777" w:rsidR="00516001" w:rsidRPr="004473C8" w:rsidRDefault="00BD5D58">
      <w:pPr>
        <w:spacing w:before="120" w:after="120"/>
        <w:rPr>
          <w:rFonts w:ascii="Yellix" w:hAnsi="Yellix"/>
        </w:rPr>
      </w:pPr>
      <w:r>
        <w:rPr>
          <w:rFonts w:ascii="Yellix" w:hAnsi="Yellix"/>
        </w:rPr>
        <w:t>If Covent Garden is the address that impresses on arrival, Holborn is the one that impresses in use. Less showy, more purposeful — and for the right kind of business, considerably more appropriate.</w:t>
      </w:r>
    </w:p>
    <w:p w14:paraId="2B5A3503" w14:textId="77777777" w:rsidR="00516001" w:rsidRPr="004473C8" w:rsidRDefault="00516001">
      <w:pPr>
        <w:spacing w:after="200"/>
        <w:rPr>
          <w:rFonts w:ascii="Yellix" w:hAnsi="Yellix"/>
        </w:rPr>
      </w:pPr>
    </w:p>
    <w:p w14:paraId="3EB08862" w14:textId="77777777" w:rsidR="00516001" w:rsidRPr="004473C8" w:rsidRDefault="00BD5D58">
      <w:pPr>
        <w:pStyle w:val="Heading2"/>
        <w:rPr>
          <w:rFonts w:ascii="Yellix" w:hAnsi="Yellix"/>
          <w:color w:val="auto"/>
        </w:rPr>
      </w:pPr>
      <w:r>
        <w:rPr>
          <w:rFonts w:ascii="Yellix" w:hAnsi="Yellix"/>
          <w:color w:val="auto"/>
        </w:rPr>
        <w:lastRenderedPageBreak/>
        <w:t>Getting here, and getting around</w:t>
      </w:r>
    </w:p>
    <w:p w14:paraId="156CFEB5" w14:textId="77777777" w:rsidR="00516001" w:rsidRPr="004473C8" w:rsidRDefault="00BD5D58">
      <w:pPr>
        <w:spacing w:before="120" w:after="120"/>
        <w:rPr>
          <w:rFonts w:ascii="Yellix" w:hAnsi="Yellix"/>
        </w:rPr>
      </w:pPr>
      <w:r>
        <w:rPr>
          <w:rFonts w:ascii="Yellix" w:hAnsi="Yellix"/>
        </w:rPr>
        <w:t>One of the most compelling arguments for basing your business in this part of London is the quality of its transport connections. Both Holborn and Covent Garden sit at the intersection of several key Underground lines, with mainline rail, the Elizabeth line, and an extensive cycling network all within easy reach. For businesses that travel frequently — whether to the City, Heathrow, or elsewhere in the UK — the connectivity on offer here is difficult to match.</w:t>
      </w:r>
    </w:p>
    <w:p w14:paraId="117416D6" w14:textId="77777777" w:rsidR="00516001" w:rsidRPr="004473C8" w:rsidRDefault="00BD5D58">
      <w:pPr>
        <w:spacing w:before="120" w:after="120"/>
        <w:rPr>
          <w:rFonts w:ascii="Yellix" w:hAnsi="Yellix"/>
        </w:rPr>
      </w:pPr>
      <w:r>
        <w:rPr>
          <w:rFonts w:ascii="Yellix" w:hAnsi="Yellix"/>
        </w:rPr>
        <w:t>The nearest major rail terminus is Charing Cross — a fifteen-minute walk south — offering services to south-east London and Kent. Farringdon station, accessible in around ten minutes on foot or one stop by tube from Holborn, provides Elizabeth line services east to Liverpool Street, Canary Wharf and beyond, and west to Paddington and Heathrow. For international travel, this makes the area particularly well-placed: Heathrow is reachable in around fifty minutes from Farringdon without changing trains.</w:t>
      </w:r>
    </w:p>
    <w:p w14:paraId="2D9CC23F" w14:textId="77777777" w:rsidR="00516001" w:rsidRPr="004473C8" w:rsidRDefault="00BD5D58">
      <w:pPr>
        <w:spacing w:before="120" w:after="120"/>
        <w:rPr>
          <w:rFonts w:ascii="Yellix" w:hAnsi="Yellix"/>
        </w:rPr>
      </w:pPr>
      <w:r>
        <w:rPr>
          <w:rFonts w:ascii="Yellix" w:hAnsi="Yellix"/>
        </w:rPr>
        <w:t>City Thameslink offers a direct link to Gatwick and St Pancras International (for Eurostar connections), while Waterloo — London’s busiest mainline station — is a short taxi or bus ride south over the river.</w:t>
      </w:r>
    </w:p>
    <w:p w14:paraId="71D4AEB2" w14:textId="77777777" w:rsidR="00516001" w:rsidRPr="004473C8" w:rsidRDefault="00BD5D58">
      <w:pPr>
        <w:pStyle w:val="Heading3"/>
        <w:rPr>
          <w:rFonts w:ascii="Yellix" w:hAnsi="Yellix"/>
          <w:color w:val="auto"/>
        </w:rPr>
      </w:pPr>
      <w:r>
        <w:rPr>
          <w:rFonts w:ascii="Yellix" w:hAnsi="Yellix"/>
          <w:color w:val="auto"/>
        </w:rPr>
        <w:t>Tube and rail links</w:t>
      </w:r>
    </w:p>
    <w:p w14:paraId="073ECB45" w14:textId="77777777" w:rsidR="00516001" w:rsidRPr="004473C8" w:rsidRDefault="00BD5D58">
      <w:pPr>
        <w:pStyle w:val="ListParagraph"/>
        <w:numPr>
          <w:ilvl w:val="0"/>
          <w:numId w:val="1"/>
        </w:numPr>
        <w:spacing w:before="60" w:after="60"/>
        <w:rPr>
          <w:rFonts w:ascii="Yellix" w:hAnsi="Yellix"/>
        </w:rPr>
      </w:pPr>
      <w:r>
        <w:rPr>
          <w:rFonts w:ascii="Yellix" w:hAnsi="Yellix"/>
          <w:highlight w:val="yellow"/>
        </w:rPr>
        <w:t>Holborn station (Central and Piccadilly lines) — best for westbound access to the West End and east to the City and Bank</w:t>
      </w:r>
    </w:p>
    <w:p w14:paraId="0F08B910" w14:textId="77777777" w:rsidR="00516001" w:rsidRPr="004473C8" w:rsidRDefault="00BD5D58">
      <w:pPr>
        <w:pStyle w:val="ListParagraph"/>
        <w:numPr>
          <w:ilvl w:val="0"/>
          <w:numId w:val="1"/>
        </w:numPr>
        <w:spacing w:before="60" w:after="60"/>
        <w:rPr>
          <w:rFonts w:ascii="Yellix" w:hAnsi="Yellix"/>
        </w:rPr>
      </w:pPr>
      <w:r>
        <w:rPr>
          <w:rFonts w:ascii="Yellix" w:hAnsi="Yellix"/>
          <w:highlight w:val="yellow"/>
        </w:rPr>
        <w:t>Covent Garden station (Piccadilly line) — direct to King’s Cross St. Pancras and Leicester Square; useful for connections north and to Heathrow via King’s Cross</w:t>
      </w:r>
    </w:p>
    <w:p w14:paraId="5CB0479E" w14:textId="77777777" w:rsidR="00516001" w:rsidRPr="004473C8" w:rsidRDefault="00BD5D58">
      <w:pPr>
        <w:pStyle w:val="ListParagraph"/>
        <w:numPr>
          <w:ilvl w:val="0"/>
          <w:numId w:val="1"/>
        </w:numPr>
        <w:spacing w:before="60" w:after="60"/>
        <w:rPr>
          <w:rFonts w:ascii="Yellix" w:hAnsi="Yellix"/>
        </w:rPr>
      </w:pPr>
      <w:r>
        <w:rPr>
          <w:rFonts w:ascii="Yellix" w:hAnsi="Yellix"/>
          <w:highlight w:val="yellow"/>
        </w:rPr>
        <w:t>Tottenham Court Road (Elizabeth line, Central line, Northern line) — one of London’s most connected interchanges; direct Elizabeth line services to Heathrow, Canary Wharf and major City stations with no changes required</w:t>
      </w:r>
    </w:p>
    <w:p w14:paraId="71B86A10" w14:textId="77777777" w:rsidR="00516001" w:rsidRPr="004473C8" w:rsidRDefault="00BD5D58">
      <w:pPr>
        <w:pStyle w:val="ListParagraph"/>
        <w:numPr>
          <w:ilvl w:val="0"/>
          <w:numId w:val="1"/>
        </w:numPr>
        <w:spacing w:before="60" w:after="60"/>
        <w:rPr>
          <w:rFonts w:ascii="Yellix" w:hAnsi="Yellix"/>
        </w:rPr>
      </w:pPr>
      <w:r>
        <w:rPr>
          <w:rFonts w:ascii="Yellix" w:hAnsi="Yellix"/>
          <w:highlight w:val="yellow"/>
        </w:rPr>
        <w:t>Farringdon (Elizabeth line, Metropolitan, Circle and Hammersmith and City lines, Thameslink) — a genuine transport hub, approximately ten minutes on foot from Holborn; offers Thameslink connections to Gatwick, Brighton and St Pancras International</w:t>
      </w:r>
    </w:p>
    <w:p w14:paraId="4AC9D6B5" w14:textId="77777777" w:rsidR="00516001" w:rsidRPr="004473C8" w:rsidRDefault="00BD5D58">
      <w:pPr>
        <w:pStyle w:val="ListParagraph"/>
        <w:numPr>
          <w:ilvl w:val="0"/>
          <w:numId w:val="1"/>
        </w:numPr>
        <w:spacing w:before="60" w:after="60"/>
        <w:rPr>
          <w:rFonts w:ascii="Yellix" w:hAnsi="Yellix"/>
        </w:rPr>
      </w:pPr>
      <w:r>
        <w:rPr>
          <w:rFonts w:ascii="Yellix" w:hAnsi="Yellix"/>
          <w:highlight w:val="yellow"/>
        </w:rPr>
        <w:t>Charing Cross (mainline) — south-east London and Kent services; approximately fifteen minutes on foot south of Covent Garden</w:t>
      </w:r>
    </w:p>
    <w:p w14:paraId="3C3EB100" w14:textId="77777777" w:rsidR="00516001" w:rsidRPr="004473C8" w:rsidRDefault="00BD5D58">
      <w:pPr>
        <w:pStyle w:val="ListParagraph"/>
        <w:numPr>
          <w:ilvl w:val="0"/>
          <w:numId w:val="1"/>
        </w:numPr>
        <w:spacing w:before="60" w:after="60"/>
        <w:rPr>
          <w:rFonts w:ascii="Yellix" w:hAnsi="Yellix"/>
        </w:rPr>
      </w:pPr>
      <w:r>
        <w:rPr>
          <w:rFonts w:ascii="Yellix" w:hAnsi="Yellix"/>
          <w:highlight w:val="yellow"/>
        </w:rPr>
        <w:t>City Thameslink — direct services to Gatwick and St Pancras (for Eurostar connections to Paris and Brussels)</w:t>
      </w:r>
    </w:p>
    <w:p w14:paraId="4C191F45" w14:textId="77777777" w:rsidR="00516001" w:rsidRPr="004473C8" w:rsidRDefault="00516001">
      <w:pPr>
        <w:spacing w:before="80" w:after="80"/>
        <w:rPr>
          <w:rFonts w:ascii="Yellix" w:hAnsi="Yellix"/>
        </w:rPr>
      </w:pPr>
    </w:p>
    <w:p w14:paraId="7AD184D6" w14:textId="77777777" w:rsidR="00516001" w:rsidRPr="004473C8" w:rsidRDefault="00BD5D58">
      <w:pPr>
        <w:pStyle w:val="Heading3"/>
        <w:rPr>
          <w:rFonts w:ascii="Yellix" w:hAnsi="Yellix"/>
          <w:color w:val="auto"/>
        </w:rPr>
      </w:pPr>
      <w:r>
        <w:rPr>
          <w:rFonts w:ascii="Yellix" w:hAnsi="Yellix"/>
          <w:color w:val="auto"/>
        </w:rPr>
        <w:t>Walkability and local connections</w:t>
      </w:r>
    </w:p>
    <w:p w14:paraId="52E1FFBA" w14:textId="77777777" w:rsidR="00516001" w:rsidRPr="004473C8" w:rsidRDefault="00BD5D58">
      <w:pPr>
        <w:spacing w:before="120" w:after="120"/>
        <w:rPr>
          <w:rFonts w:ascii="Yellix" w:hAnsi="Yellix"/>
        </w:rPr>
      </w:pPr>
      <w:r>
        <w:rPr>
          <w:rFonts w:ascii="Yellix" w:hAnsi="Yellix"/>
        </w:rPr>
        <w:t>The distance between Holborn and Covent Garden tube stations is barely twelve minutes on foot — an easy lunchtime stroll, or a pleasant way to move between meetings. Both neighbourhoods connect naturally to Leicester Square and the broader West End to the west, and to Farringdon and Clerkenwell to the north-east, all within a fifteen to twenty minute walk.</w:t>
      </w:r>
    </w:p>
    <w:p w14:paraId="431C5152" w14:textId="77777777" w:rsidR="00516001" w:rsidRPr="004473C8" w:rsidRDefault="00BD5D58">
      <w:pPr>
        <w:spacing w:before="120" w:after="120"/>
        <w:rPr>
          <w:rFonts w:ascii="Yellix" w:hAnsi="Yellix"/>
        </w:rPr>
      </w:pPr>
      <w:r>
        <w:rPr>
          <w:rFonts w:ascii="Yellix" w:hAnsi="Yellix"/>
        </w:rPr>
        <w:t>For those who cycle, there are Santander Cycle docking stations throughout both neighbourhoods, and dedicated cycling lanes along several key routes into the area. The Victoria Embankment offers a particularly pleasant riverside route for cyclists coming from the east. Buses on Kingsway, the Strand, and High Holborn provide frequent connections across central London, and taxis and ride-hailing services are readily available throughout. In practice, for most journeys within a mile or two, walking or cycling is often the fastest and most agreeable option.</w:t>
      </w:r>
    </w:p>
    <w:p w14:paraId="30688CF5" w14:textId="77777777" w:rsidR="00516001" w:rsidRPr="004473C8" w:rsidRDefault="00516001">
      <w:pPr>
        <w:spacing w:after="200"/>
        <w:rPr>
          <w:rFonts w:ascii="Yellix" w:hAnsi="Yellix"/>
        </w:rPr>
      </w:pPr>
    </w:p>
    <w:p w14:paraId="35F4687F" w14:textId="77777777" w:rsidR="00516001" w:rsidRPr="004473C8" w:rsidRDefault="00BD5D58">
      <w:pPr>
        <w:pStyle w:val="Heading2"/>
        <w:rPr>
          <w:rFonts w:ascii="Yellix" w:hAnsi="Yellix"/>
          <w:color w:val="auto"/>
        </w:rPr>
      </w:pPr>
      <w:r>
        <w:rPr>
          <w:rFonts w:ascii="Yellix" w:hAnsi="Yellix"/>
          <w:color w:val="auto"/>
        </w:rPr>
        <w:t>Lunch meetings and coffee spots</w:t>
      </w:r>
    </w:p>
    <w:p w14:paraId="7C59B3A3" w14:textId="77777777" w:rsidR="00516001" w:rsidRPr="004473C8" w:rsidRDefault="00BD5D58">
      <w:pPr>
        <w:spacing w:before="120" w:after="120"/>
        <w:rPr>
          <w:rFonts w:ascii="Yellix" w:hAnsi="Yellix"/>
        </w:rPr>
      </w:pPr>
      <w:r>
        <w:rPr>
          <w:rFonts w:ascii="Yellix" w:hAnsi="Yellix"/>
        </w:rPr>
        <w:lastRenderedPageBreak/>
        <w:t>Both neighbourhoods are well served for working lunches — whether you need something quick and good between meetings, or a setting worthy of an important client conversation. The recommendations below reflect what is open and highly regarded in 2026.</w:t>
      </w:r>
    </w:p>
    <w:p w14:paraId="184D7CD0" w14:textId="77777777" w:rsidR="00516001" w:rsidRPr="004473C8" w:rsidRDefault="00BD5D58">
      <w:pPr>
        <w:pStyle w:val="Heading3"/>
        <w:rPr>
          <w:rFonts w:ascii="Yellix" w:hAnsi="Yellix"/>
          <w:color w:val="auto"/>
        </w:rPr>
      </w:pPr>
      <w:r>
        <w:rPr>
          <w:rFonts w:ascii="Yellix" w:hAnsi="Yellix"/>
          <w:color w:val="auto"/>
        </w:rPr>
        <w:t>Lunch meetings in Holborn</w:t>
      </w:r>
    </w:p>
    <w:p w14:paraId="6FB9F021" w14:textId="77777777" w:rsidR="00516001" w:rsidRPr="004473C8" w:rsidRDefault="00BD5D58">
      <w:pPr>
        <w:pStyle w:val="ListParagraph"/>
        <w:numPr>
          <w:ilvl w:val="0"/>
          <w:numId w:val="1"/>
        </w:numPr>
        <w:spacing w:before="60" w:after="60"/>
        <w:rPr>
          <w:rFonts w:ascii="Yellix" w:hAnsi="Yellix"/>
        </w:rPr>
      </w:pPr>
      <w:r>
        <w:rPr>
          <w:rFonts w:ascii="Yellix" w:hAnsi="Yellix"/>
          <w:b/>
          <w:bCs/>
        </w:rPr>
        <w:t>Leather Lane Market</w:t>
      </w:r>
      <w:r>
        <w:rPr>
          <w:rFonts w:ascii="Yellix" w:hAnsi="Yellix"/>
        </w:rPr>
        <w:t xml:space="preserve"> — Monday to Friday, this Victorian street market is arguably the finest lunchtime destination in central London. A rotating cast of street food traders offers everything from Taiwanese bao and Ethiopian injera to classic salt beef rolls; the quality is consistently high and the queues are worth joining.</w:t>
      </w:r>
    </w:p>
    <w:p w14:paraId="4B3E2783" w14:textId="77777777" w:rsidR="00516001" w:rsidRPr="004473C8" w:rsidRDefault="00BD5D58">
      <w:pPr>
        <w:pStyle w:val="ListParagraph"/>
        <w:numPr>
          <w:ilvl w:val="0"/>
          <w:numId w:val="1"/>
        </w:numPr>
        <w:spacing w:before="60" w:after="60"/>
        <w:rPr>
          <w:rFonts w:ascii="Yellix" w:hAnsi="Yellix"/>
        </w:rPr>
      </w:pPr>
      <w:r>
        <w:rPr>
          <w:rFonts w:ascii="Yellix" w:hAnsi="Yellix"/>
          <w:b/>
          <w:bCs/>
        </w:rPr>
        <w:t>Azuki</w:t>
      </w:r>
      <w:r>
        <w:rPr>
          <w:rFonts w:ascii="Yellix" w:hAnsi="Yellix"/>
        </w:rPr>
        <w:t xml:space="preserve"> — a Japanese restaurant that opened in Holborn in late 2025, from the team behind Dotori in Finsbury Park. Yakitori, black cod in sake and miso, and a considered sake list make it a sound choice for a slightly more elevated working lunch.</w:t>
      </w:r>
    </w:p>
    <w:p w14:paraId="2A7E9A71" w14:textId="77777777" w:rsidR="00516001" w:rsidRPr="004473C8" w:rsidRDefault="00BD5D58">
      <w:pPr>
        <w:pStyle w:val="ListParagraph"/>
        <w:numPr>
          <w:ilvl w:val="0"/>
          <w:numId w:val="1"/>
        </w:numPr>
        <w:spacing w:before="60" w:after="60"/>
        <w:rPr>
          <w:rFonts w:ascii="Yellix" w:hAnsi="Yellix"/>
        </w:rPr>
      </w:pPr>
      <w:r>
        <w:rPr>
          <w:rFonts w:ascii="Yellix" w:hAnsi="Yellix"/>
          <w:b/>
          <w:bCs/>
        </w:rPr>
        <w:t>Dumplings’ Legend (Chancery Lane)</w:t>
      </w:r>
      <w:r>
        <w:rPr>
          <w:rFonts w:ascii="Yellix" w:hAnsi="Yellix"/>
        </w:rPr>
        <w:t xml:space="preserve"> — the Holborn outpost of the much-loved Chinatown original, serving hand-made dumplings and a full all-day menu. Relaxed, reliable and excellent value.</w:t>
      </w:r>
    </w:p>
    <w:p w14:paraId="55F7B053" w14:textId="77777777" w:rsidR="00516001" w:rsidRPr="004473C8" w:rsidRDefault="00BD5D58">
      <w:pPr>
        <w:pStyle w:val="ListParagraph"/>
        <w:numPr>
          <w:ilvl w:val="0"/>
          <w:numId w:val="1"/>
        </w:numPr>
        <w:spacing w:before="60" w:after="60"/>
        <w:rPr>
          <w:rFonts w:ascii="Yellix" w:hAnsi="Yellix"/>
        </w:rPr>
      </w:pPr>
      <w:r>
        <w:rPr>
          <w:rFonts w:ascii="Yellix" w:hAnsi="Yellix"/>
          <w:b/>
          <w:bCs/>
        </w:rPr>
        <w:t>Barrafina (Covent Garden, a short walk)</w:t>
      </w:r>
      <w:r>
        <w:rPr>
          <w:rFonts w:ascii="Yellix" w:hAnsi="Yellix"/>
        </w:rPr>
        <w:t xml:space="preserve"> — the acclaimed Spanish tapas bar on Drury Lane remains one of London’s finest lunch counters. No reservations, so arrive early or expect to wait — but it is invariably worth it.</w:t>
      </w:r>
    </w:p>
    <w:p w14:paraId="1A3440BD" w14:textId="77777777" w:rsidR="00516001" w:rsidRPr="004473C8" w:rsidRDefault="00BD5D58">
      <w:pPr>
        <w:pStyle w:val="ListParagraph"/>
        <w:numPr>
          <w:ilvl w:val="0"/>
          <w:numId w:val="1"/>
        </w:numPr>
        <w:spacing w:before="60" w:after="60"/>
        <w:rPr>
          <w:rFonts w:ascii="Yellix" w:hAnsi="Yellix"/>
        </w:rPr>
      </w:pPr>
      <w:r>
        <w:rPr>
          <w:rFonts w:ascii="Yellix" w:hAnsi="Yellix"/>
          <w:b/>
          <w:bCs/>
        </w:rPr>
        <w:t>Flat Iron (various)</w:t>
      </w:r>
      <w:r>
        <w:rPr>
          <w:rFonts w:ascii="Yellix" w:hAnsi="Yellix"/>
        </w:rPr>
        <w:t xml:space="preserve"> — straightforward, excellent steak at a price point that makes it ideal for team lunches. The Covent Garden location on St Martin’s Court is reliably good.</w:t>
      </w:r>
    </w:p>
    <w:p w14:paraId="61A44B4E" w14:textId="77777777" w:rsidR="00516001" w:rsidRPr="004473C8" w:rsidRDefault="00BD5D58">
      <w:pPr>
        <w:pStyle w:val="Heading3"/>
        <w:rPr>
          <w:rFonts w:ascii="Yellix" w:hAnsi="Yellix"/>
          <w:color w:val="auto"/>
        </w:rPr>
      </w:pPr>
      <w:r>
        <w:rPr>
          <w:rFonts w:ascii="Yellix" w:hAnsi="Yellix"/>
          <w:color w:val="auto"/>
        </w:rPr>
        <w:t>Lunch meetings in Covent Garden</w:t>
      </w:r>
    </w:p>
    <w:p w14:paraId="76E9D576" w14:textId="77777777" w:rsidR="00516001" w:rsidRPr="004473C8" w:rsidRDefault="00BD5D58">
      <w:pPr>
        <w:pStyle w:val="ListParagraph"/>
        <w:numPr>
          <w:ilvl w:val="0"/>
          <w:numId w:val="1"/>
        </w:numPr>
        <w:spacing w:before="60" w:after="60"/>
        <w:rPr>
          <w:rFonts w:ascii="Yellix" w:hAnsi="Yellix"/>
        </w:rPr>
      </w:pPr>
      <w:r>
        <w:rPr>
          <w:rFonts w:ascii="Yellix" w:hAnsi="Yellix"/>
          <w:b/>
          <w:bCs/>
        </w:rPr>
        <w:t>Bancone</w:t>
      </w:r>
      <w:r>
        <w:rPr>
          <w:rFonts w:ascii="Yellix" w:hAnsi="Yellix"/>
        </w:rPr>
        <w:t xml:space="preserve"> — a pasta restaurant of genuine ambition on William IV Street, with countertop dining and an open kitchen. The hand-made pasta changes regularly; the silk handkerchiefs with walnut butter have become something of a London institution.</w:t>
      </w:r>
    </w:p>
    <w:p w14:paraId="03AEFFD0" w14:textId="77777777" w:rsidR="00516001" w:rsidRPr="004473C8" w:rsidRDefault="00BD5D58">
      <w:pPr>
        <w:pStyle w:val="ListParagraph"/>
        <w:numPr>
          <w:ilvl w:val="0"/>
          <w:numId w:val="1"/>
        </w:numPr>
        <w:spacing w:before="60" w:after="60"/>
        <w:rPr>
          <w:rFonts w:ascii="Yellix" w:hAnsi="Yellix"/>
        </w:rPr>
      </w:pPr>
      <w:r>
        <w:rPr>
          <w:rFonts w:ascii="Yellix" w:hAnsi="Yellix"/>
          <w:b/>
          <w:bCs/>
        </w:rPr>
        <w:t>Balthazar</w:t>
      </w:r>
      <w:r>
        <w:rPr>
          <w:rFonts w:ascii="Yellix" w:hAnsi="Yellix"/>
        </w:rPr>
        <w:t xml:space="preserve"> — the French brasserie on Russell Street, modelled on the New York original. A considered, unhurried room that works well for a client lunch where the surroundings matter as much as the food.</w:t>
      </w:r>
    </w:p>
    <w:p w14:paraId="6B98906C" w14:textId="77777777" w:rsidR="00516001" w:rsidRPr="004473C8" w:rsidRDefault="00BD5D58">
      <w:pPr>
        <w:pStyle w:val="ListParagraph"/>
        <w:numPr>
          <w:ilvl w:val="0"/>
          <w:numId w:val="1"/>
        </w:numPr>
        <w:spacing w:before="60" w:after="60"/>
        <w:rPr>
          <w:rFonts w:ascii="Yellix" w:hAnsi="Yellix"/>
        </w:rPr>
      </w:pPr>
      <w:r>
        <w:rPr>
          <w:rFonts w:ascii="Yellix" w:hAnsi="Yellix"/>
          <w:b/>
          <w:bCs/>
        </w:rPr>
        <w:t>Dim Sum Library</w:t>
      </w:r>
      <w:r>
        <w:rPr>
          <w:rFonts w:ascii="Yellix" w:hAnsi="Yellix"/>
        </w:rPr>
        <w:t xml:space="preserve"> — recently arrived from Hong Kong, with an open counter and a menu that includes king crab spring rolls and truffle chicken. One of the more interesting new arrivals in Covent Garden for 2026.</w:t>
      </w:r>
    </w:p>
    <w:p w14:paraId="56E97279" w14:textId="77777777" w:rsidR="00516001" w:rsidRPr="004473C8" w:rsidRDefault="00BD5D58">
      <w:pPr>
        <w:pStyle w:val="ListParagraph"/>
        <w:numPr>
          <w:ilvl w:val="0"/>
          <w:numId w:val="1"/>
        </w:numPr>
        <w:spacing w:before="60" w:after="60"/>
        <w:rPr>
          <w:rFonts w:ascii="Yellix" w:hAnsi="Yellix"/>
        </w:rPr>
      </w:pPr>
      <w:r>
        <w:rPr>
          <w:rFonts w:ascii="Yellix" w:hAnsi="Yellix"/>
          <w:b/>
          <w:bCs/>
        </w:rPr>
        <w:t>Burro (opening March 2026)</w:t>
      </w:r>
      <w:r>
        <w:rPr>
          <w:rFonts w:ascii="Yellix" w:hAnsi="Yellix"/>
        </w:rPr>
        <w:t xml:space="preserve"> — Conor Gadd’s follow-up to the beloved Trullo opens in the former Petersham Nurseries space on Floral Court. Italian-inspired, warmly hosted — likely to be among the most talked-about new openings of the year.</w:t>
      </w:r>
    </w:p>
    <w:p w14:paraId="54D973E2" w14:textId="77777777" w:rsidR="00516001" w:rsidRPr="004473C8" w:rsidRDefault="00BD5D58">
      <w:pPr>
        <w:pStyle w:val="ListParagraph"/>
        <w:numPr>
          <w:ilvl w:val="0"/>
          <w:numId w:val="1"/>
        </w:numPr>
        <w:spacing w:before="60" w:after="60"/>
        <w:rPr>
          <w:rFonts w:ascii="Yellix" w:hAnsi="Yellix"/>
        </w:rPr>
      </w:pPr>
      <w:r>
        <w:rPr>
          <w:rFonts w:ascii="Yellix" w:hAnsi="Yellix"/>
          <w:b/>
          <w:bCs/>
        </w:rPr>
        <w:t>Café Colbert / Monmouth Coffee</w:t>
      </w:r>
      <w:r>
        <w:rPr>
          <w:rFonts w:ascii="Yellix" w:hAnsi="Yellix"/>
        </w:rPr>
        <w:t xml:space="preserve"> — for a working coffee rather than a full lunch, Monmouth Coffee on Monmouth Street remains peerless; Café Colbert on the Piazza is a reliable, well-dressed option for something between a coffee and a meal.</w:t>
      </w:r>
    </w:p>
    <w:p w14:paraId="353F7C78" w14:textId="77777777" w:rsidR="00516001" w:rsidRPr="004473C8" w:rsidRDefault="00516001">
      <w:pPr>
        <w:spacing w:after="200"/>
        <w:rPr>
          <w:rFonts w:ascii="Yellix" w:hAnsi="Yellix"/>
        </w:rPr>
      </w:pPr>
    </w:p>
    <w:p w14:paraId="5F96D97D" w14:textId="77777777" w:rsidR="00516001" w:rsidRPr="004473C8" w:rsidRDefault="00BD5D58">
      <w:pPr>
        <w:pStyle w:val="Heading2"/>
        <w:rPr>
          <w:rFonts w:ascii="Yellix" w:hAnsi="Yellix"/>
          <w:color w:val="auto"/>
        </w:rPr>
      </w:pPr>
      <w:r>
        <w:rPr>
          <w:rFonts w:ascii="Yellix" w:hAnsi="Yellix"/>
          <w:color w:val="auto"/>
        </w:rPr>
        <w:t>After-work culture and team perks</w:t>
      </w:r>
    </w:p>
    <w:p w14:paraId="39227EB5" w14:textId="77777777" w:rsidR="00516001" w:rsidRPr="004473C8" w:rsidRDefault="00BD5D58">
      <w:pPr>
        <w:spacing w:before="120" w:after="120"/>
        <w:rPr>
          <w:rFonts w:ascii="Yellix" w:hAnsi="Yellix"/>
        </w:rPr>
      </w:pPr>
      <w:r>
        <w:rPr>
          <w:rFonts w:ascii="Yellix" w:hAnsi="Yellix"/>
        </w:rPr>
        <w:t>One of the less obvious advantages of having your office in this part of London is the sheer quality of what’s available once the working day ends. For client entertaining, team socials or simply giving your people a reason to be in the office, both neighbourhoods offer something genuinely exceptional.</w:t>
      </w:r>
    </w:p>
    <w:p w14:paraId="7B63A79D" w14:textId="77777777" w:rsidR="00516001" w:rsidRPr="004473C8" w:rsidRDefault="00BD5D58">
      <w:pPr>
        <w:spacing w:before="120" w:after="120"/>
        <w:rPr>
          <w:rFonts w:ascii="Yellix" w:hAnsi="Yellix"/>
        </w:rPr>
      </w:pPr>
      <w:r>
        <w:rPr>
          <w:rFonts w:ascii="Yellix" w:hAnsi="Yellix"/>
        </w:rPr>
        <w:t xml:space="preserve">In Covent Garden, the West End’s theatre offer is without parallel. The Royal Opera House runs world-class opera and ballet throughout the year — tickets are available at a range of price points and the building itself is one of the most spectacular in London. Beyond the </w:t>
        <w:lastRenderedPageBreak/>
        <w:t xml:space="preserve">Opera House, shows such as </w:t>
      </w:r>
      <w:r>
        <w:rPr>
          <w:rFonts w:ascii="Yellix" w:hAnsi="Yellix"/>
          <w:b/>
          <w:bCs/>
        </w:rPr>
        <w:t>Mamma Mia!</w:t>
      </w:r>
      <w:r>
        <w:rPr>
          <w:rFonts w:ascii="Yellix" w:hAnsi="Yellix"/>
        </w:rPr>
        <w:t xml:space="preserve">, </w:t>
      </w:r>
      <w:r>
        <w:rPr>
          <w:rFonts w:ascii="Yellix" w:hAnsi="Yellix"/>
          <w:b/>
          <w:bCs/>
        </w:rPr>
        <w:t>Hamilton</w:t>
      </w:r>
      <w:r>
        <w:rPr>
          <w:rFonts w:ascii="Yellix" w:hAnsi="Yellix"/>
        </w:rPr>
        <w:t xml:space="preserve">, </w:t>
      </w:r>
      <w:r>
        <w:rPr>
          <w:rFonts w:ascii="Yellix" w:hAnsi="Yellix"/>
          <w:b/>
          <w:bCs/>
        </w:rPr>
        <w:t>Harry Potter and the Cursed Child</w:t>
      </w:r>
      <w:r>
        <w:rPr>
          <w:rFonts w:ascii="Yellix" w:hAnsi="Yellix"/>
        </w:rPr>
        <w:t xml:space="preserve"> and </w:t>
      </w:r>
      <w:r>
        <w:rPr>
          <w:rFonts w:ascii="Yellix" w:hAnsi="Yellix"/>
          <w:b/>
          <w:bCs/>
        </w:rPr>
        <w:t>Beetlejuice</w:t>
      </w:r>
      <w:r>
        <w:rPr>
          <w:rFonts w:ascii="Yellix" w:hAnsi="Yellix"/>
        </w:rPr>
        <w:t xml:space="preserve"> (from May 2026) are all within a few minutes’ walk. The Guinness Open Gate Brewery, which opened in the Neal Street area of Covent Garden, now offers three distinct spaces — a casual courtyard bar, The Porter’s Table grill, and Gilroy’s Loft, a seafood restaurant with skyline views — making it an excellent choice for drinks that turn into dinner.</w:t>
      </w:r>
    </w:p>
    <w:p w14:paraId="39222547" w14:textId="77777777" w:rsidR="00516001" w:rsidRPr="004473C8" w:rsidRDefault="00BD5D58">
      <w:pPr>
        <w:spacing w:before="120" w:after="120"/>
        <w:rPr>
          <w:rFonts w:ascii="Yellix" w:hAnsi="Yellix"/>
        </w:rPr>
      </w:pPr>
      <w:r>
        <w:rPr>
          <w:rFonts w:ascii="Yellix" w:hAnsi="Yellix"/>
        </w:rPr>
        <w:t xml:space="preserve">For a more </w:t>
      </w:r>
      <w:commentRangeStart w:id="0"/>
      <w:del w:id="10" w:author="Claude" w:date="2026-03-16T00:00:00Z">
        <w:r>
          <w:rPr>
            <w:rFonts w:ascii="Yellix" w:hAnsi="Yellix"/>
          </w:rPr>
          <w:delText>intimate</w:delText>
        </w:r>
      </w:del>
      <w:ins w:id="11" w:author="Claude" w:date="2026-03-16T00:00:00Z">
        <w:r>
          <w:rPr>
            <w:rFonts w:ascii="Yellix" w:hAnsi="Yellix"/>
          </w:rPr>
          <w:t>relaxed</w:t>
        </w:r>
      </w:ins>
      <w:commentRangeEnd w:id="0"/>
      <w:r>
        <w:rPr>
          <w:rStyle w:val="CommentReference"/>
        </w:rPr>
        <w:commentReference w:id="0"/>
      </w:r>
      <w:r>
        <w:rPr>
          <w:rFonts w:ascii="Yellix" w:hAnsi="Yellix"/>
        </w:rPr>
        <w:t xml:space="preserve"> evening, the neighbourhood’s bar scene is well-developed. Brasserie Zedel, just west on Regent Street, is one of London’s great undersung spaces — a magnificent art deco room at genuinely approachable prices. Nightjar and Swift in Soho, both a short walk away, are among the capital’s most accomplished cocktail bars.</w:t>
      </w:r>
    </w:p>
    <w:p w14:paraId="6DFCD65A" w14:textId="77777777" w:rsidR="00516001" w:rsidRPr="004473C8" w:rsidRDefault="00BD5D58">
      <w:pPr>
        <w:spacing w:before="120" w:after="120"/>
        <w:rPr>
          <w:rFonts w:ascii="Yellix" w:hAnsi="Yellix"/>
        </w:rPr>
      </w:pPr>
      <w:r>
        <w:rPr>
          <w:rFonts w:ascii="Yellix" w:hAnsi="Yellix"/>
        </w:rPr>
        <w:t>In Holborn, the Lincoln’s Inn Fields area lends itself to post-work walks and informal conversation — there are good pub gardens in the vicinity, and the walk down to the Embankment is pleasant on a fine evening. For something more ambitious, the journey to Farringdon takes minutes and opens up one of London’s densest concentrations of restaurants and bars, from Exmouth Market to Clerkenwell Green.</w:t>
      </w:r>
    </w:p>
    <w:p w14:paraId="11597FA6" w14:textId="1E19150D" w:rsidR="00516001" w:rsidRPr="004473C8" w:rsidRDefault="00BD5D58" w:rsidP="007F19A3">
      <w:pPr>
        <w:spacing w:before="120" w:after="120"/>
        <w:rPr>
          <w:rFonts w:ascii="Yellix" w:hAnsi="Yellix"/>
        </w:rPr>
      </w:pPr>
      <w:r>
        <w:rPr>
          <w:rFonts w:ascii="Yellix" w:hAnsi="Yellix"/>
        </w:rPr>
        <w:t>Both neighbourhoods are also well-served for team away-days and cultural visits. The British Museum, Somerset House, the London Transport Museum and Sir John Soane’s Museum in Lincoln’s Inn Fields all offer corporate and private event spaces — each with a character quite unlike a standard conference venue.</w:t>
      </w:r>
    </w:p>
    <w:p w14:paraId="3182B2CF" w14:textId="77777777" w:rsidR="00516001" w:rsidRPr="004473C8" w:rsidRDefault="00BD5D58">
      <w:pPr>
        <w:pStyle w:val="Heading2"/>
        <w:rPr>
          <w:rFonts w:ascii="Yellix" w:hAnsi="Yellix"/>
          <w:color w:val="auto"/>
        </w:rPr>
      </w:pPr>
      <w:r>
        <w:rPr>
          <w:rFonts w:ascii="Yellix" w:hAnsi="Yellix"/>
          <w:color w:val="auto"/>
        </w:rPr>
        <w:t>Where to work in Covent Garden and Holborn</w:t>
      </w:r>
    </w:p>
    <w:p w14:paraId="7E128F2E" w14:textId="77777777" w:rsidR="00516001" w:rsidRPr="004473C8" w:rsidRDefault="00BD5D58">
      <w:pPr>
        <w:spacing w:before="120" w:after="120"/>
        <w:rPr>
          <w:rFonts w:ascii="Yellix" w:hAnsi="Yellix"/>
        </w:rPr>
      </w:pPr>
      <w:r>
        <w:rPr>
          <w:rFonts w:ascii="Yellix" w:hAnsi="Yellix"/>
        </w:rPr>
        <w:t>Finding the right workspace in this part of London means understanding what each neighbourhood offers — not just in terms of the address, but in terms of the environment your team will inhabit day to day. The quality of the building, the feel of the interiors, the standard of meeting rooms, and the nature of the service all matter considerably when your office is where you bring clients and make your best work happen.</w:t>
      </w:r>
    </w:p>
    <w:p w14:paraId="290BCBB4" w14:textId="259EC038" w:rsidR="00516001" w:rsidRPr="004473C8" w:rsidRDefault="00331A54">
      <w:pPr>
        <w:spacing w:before="120" w:after="120"/>
        <w:rPr>
          <w:rFonts w:ascii="Yellix" w:hAnsi="Yellix"/>
        </w:rPr>
      </w:pPr>
      <w:r>
        <w:rPr>
          <w:rFonts w:ascii="Yellix" w:hAnsi="Yellix"/>
        </w:rPr>
        <w:t>Our collection of distinctive London offices in this area offers exactly that: sophisticated, heritage-rich spaces with timeless interiors, impeccable service, and the kind of considered environment that reflects well on the businesses that call them home.</w:t>
      </w:r>
    </w:p>
    <w:p w14:paraId="449272C3" w14:textId="77777777" w:rsidR="00516001" w:rsidRPr="004473C8" w:rsidRDefault="00BD5D58">
      <w:pPr>
        <w:pStyle w:val="Heading3"/>
        <w:rPr>
          <w:rFonts w:ascii="Yellix" w:hAnsi="Yellix"/>
          <w:color w:val="auto"/>
        </w:rPr>
      </w:pPr>
      <w:r>
        <w:rPr>
          <w:rFonts w:ascii="Yellix" w:hAnsi="Yellix"/>
          <w:color w:val="auto"/>
        </w:rPr>
        <w:t>Covent Garden offices with Argyll</w:t>
      </w:r>
    </w:p>
    <w:p w14:paraId="4149696C" w14:textId="2A2D2757" w:rsidR="00516001" w:rsidRPr="004473C8" w:rsidRDefault="00B86FB2">
      <w:pPr>
        <w:spacing w:before="120" w:after="120"/>
        <w:rPr>
          <w:rFonts w:ascii="Yellix" w:hAnsi="Yellix"/>
        </w:rPr>
      </w:pPr>
      <w:r>
        <w:rPr>
          <w:rFonts w:ascii="Yellix" w:hAnsi="Yellix"/>
        </w:rPr>
        <w:t xml:space="preserve">Our flagship Covent Garden property is </w:t>
      </w:r>
      <w:r>
        <w:rPr>
          <w:rFonts w:ascii="Yellix" w:hAnsi="Yellix"/>
          <w:b/>
          <w:bCs/>
        </w:rPr>
        <w:t>Hudson House</w:t>
      </w:r>
      <w:r>
        <w:rPr>
          <w:rFonts w:ascii="Yellix" w:hAnsi="Yellix"/>
        </w:rPr>
        <w:t xml:space="preserve"> — a grand, Grade II listed building on the corner of Southampton Street and Tavistock Street, designed by Edwin Lutyens in 1904. The building sits quietly away from the main tourist thoroughfares yet is within moments of the Piazza and the West End’s cultural quarter. Inside, </w:t>
      </w:r>
      <w:commentRangeStart w:id="4"/>
      <w:del w:id="18" w:author="Claude" w:date="2026-03-16T00:00:00Z">
        <w:r>
          <w:rPr>
            <w:rFonts w:ascii="Yellix" w:hAnsi="Yellix"/>
          </w:rPr>
          <w:delText>dazzling</w:delText>
        </w:r>
      </w:del>
      <w:ins w:id="19" w:author="Claude" w:date="2026-03-16T00:00:00Z">
        <w:r>
          <w:rPr>
            <w:rFonts w:ascii="Yellix" w:hAnsi="Yellix"/>
          </w:rPr>
          <w:t>elegant</w:t>
        </w:r>
      </w:ins>
      <w:commentRangeEnd w:id="4"/>
      <w:r>
        <w:rPr>
          <w:rStyle w:val="CommentReference"/>
        </w:rPr>
        <w:commentReference w:id="4"/>
      </w:r>
      <w:r>
        <w:rPr>
          <w:rFonts w:ascii="Yellix" w:hAnsi="Yellix"/>
        </w:rPr>
        <w:t xml:space="preserve"> meeting rooms and elegantly appointed </w:t>
      </w:r>
      <w:r>
        <w:rPr>
          <w:rFonts w:ascii="Yellix" w:hAnsi="Yellix"/>
          <w:highlight w:val="yellow"/>
        </w:rPr>
        <w:t>private offices in Covent Garden</w:t>
      </w:r>
      <w:r>
        <w:rPr>
          <w:rFonts w:ascii="Yellix" w:hAnsi="Yellix"/>
        </w:rPr>
        <w:t xml:space="preserve"> provide a client-ready environment that leaves a lasting impression.</w:t>
      </w:r>
    </w:p>
    <w:p w14:paraId="385E321F" w14:textId="335B9E41" w:rsidR="00516001" w:rsidRPr="004473C8" w:rsidRDefault="00BD5D58">
      <w:pPr>
        <w:spacing w:before="120" w:after="120"/>
        <w:rPr>
          <w:rFonts w:ascii="Yellix" w:hAnsi="Yellix"/>
        </w:rPr>
      </w:pPr>
      <w:r>
        <w:rPr>
          <w:rFonts w:ascii="Yellix" w:hAnsi="Yellix"/>
        </w:rPr>
        <w:t xml:space="preserve">For teams that require something more than four walls and a desk, our </w:t>
      </w:r>
      <w:r>
        <w:rPr>
          <w:rFonts w:ascii="Yellix" w:hAnsi="Yellix"/>
          <w:highlight w:val="yellow"/>
        </w:rPr>
        <w:t>meeting rooms in Covent Garden</w:t>
      </w:r>
      <w:r>
        <w:rPr>
          <w:rFonts w:ascii="Yellix" w:hAnsi="Yellix"/>
        </w:rPr>
        <w:t xml:space="preserve"> are available to book as needed — well-equipped, beautifully presented, and supported by a team that understands how important first impressions are when welcoming guests.</w:t>
      </w:r>
    </w:p>
    <w:p w14:paraId="10B59998" w14:textId="77777777" w:rsidR="00516001" w:rsidRPr="004473C8" w:rsidRDefault="00BD5D58">
      <w:pPr>
        <w:pStyle w:val="Heading3"/>
        <w:rPr>
          <w:rFonts w:ascii="Yellix" w:hAnsi="Yellix"/>
          <w:color w:val="auto"/>
        </w:rPr>
      </w:pPr>
      <w:r>
        <w:rPr>
          <w:rFonts w:ascii="Yellix" w:hAnsi="Yellix"/>
          <w:color w:val="auto"/>
        </w:rPr>
        <w:t>Holborn offices with Argyll</w:t>
      </w:r>
    </w:p>
    <w:p w14:paraId="21D216E4" w14:textId="33FB01C4" w:rsidR="00516001" w:rsidRPr="004473C8" w:rsidRDefault="00BD5D58">
      <w:pPr>
        <w:spacing w:before="120" w:after="120"/>
        <w:rPr>
          <w:rFonts w:ascii="Yellix" w:hAnsi="Yellix"/>
        </w:rPr>
      </w:pPr>
      <w:r>
        <w:rPr>
          <w:rFonts w:ascii="Yellix" w:hAnsi="Yellix"/>
        </w:rPr>
        <w:t xml:space="preserve">In Holborn, </w:t>
      </w:r>
      <w:r>
        <w:rPr>
          <w:rFonts w:ascii="Yellix" w:hAnsi="Yellix"/>
          <w:b/>
          <w:bCs/>
        </w:rPr>
        <w:t>Central Court</w:t>
      </w:r>
      <w:r>
        <w:rPr>
          <w:rFonts w:ascii="Yellix" w:hAnsi="Yellix"/>
        </w:rPr>
        <w:t xml:space="preserve"> offers a workspace of genuine architectural distinction. Originally built as the headquarters of the London Patent Office by architect John Taylor in 1902, the building carries a heritage and sense of purpose that is immediately apparent. Situated on Southampton Buildings, it provides </w:t>
      </w:r>
      <w:r>
        <w:rPr>
          <w:rFonts w:ascii="Yellix" w:hAnsi="Yellix"/>
          <w:highlight w:val="yellow"/>
        </w:rPr>
        <w:t>private offices in Holborn</w:t>
      </w:r>
      <w:r>
        <w:rPr>
          <w:rFonts w:ascii="Yellix" w:hAnsi="Yellix"/>
        </w:rPr>
        <w:t xml:space="preserve"> across a range of configurations, all finished to the same impeccable standard that characterises all our spaces.</w:t>
      </w:r>
    </w:p>
    <w:p w14:paraId="13C4E4EC" w14:textId="622A457E" w:rsidR="00516001" w:rsidRPr="004473C8" w:rsidRDefault="00F24FEC">
      <w:pPr>
        <w:spacing w:before="120" w:after="120"/>
        <w:rPr>
          <w:rFonts w:ascii="Yellix" w:hAnsi="Yellix"/>
        </w:rPr>
      </w:pPr>
      <w:r>
        <w:rPr>
          <w:rFonts w:ascii="Yellix" w:hAnsi="Yellix"/>
        </w:rPr>
        <w:t xml:space="preserve">Our </w:t>
      </w:r>
      <w:r>
        <w:rPr>
          <w:rFonts w:ascii="Yellix" w:hAnsi="Yellix"/>
          <w:highlight w:val="yellow"/>
        </w:rPr>
        <w:t>meeting rooms in Holborn</w:t>
      </w:r>
      <w:r>
        <w:rPr>
          <w:rFonts w:ascii="Yellix" w:hAnsi="Yellix"/>
        </w:rPr>
        <w:t xml:space="preserve"> and conference and event spaces make Central Court an outstanding venue for hosting clients, running workshops, or bringing a distributed team </w:t>
        <w:lastRenderedPageBreak/>
        <w:t>together. The building’s character — calm, discreet, architecturally impressive — aligns naturally with the kind of businesses that choose to be here.</w:t>
      </w:r>
    </w:p>
    <w:p w14:paraId="038EFF24" w14:textId="4A1F525D" w:rsidR="00516001" w:rsidRPr="004473C8" w:rsidRDefault="00BD5D58">
      <w:pPr>
        <w:spacing w:before="120" w:after="120"/>
        <w:rPr>
          <w:rFonts w:ascii="Yellix" w:hAnsi="Yellix"/>
        </w:rPr>
      </w:pPr>
      <w:r>
        <w:rPr>
          <w:rFonts w:ascii="Yellix" w:hAnsi="Yellix"/>
        </w:rPr>
        <w:t xml:space="preserve">For businesses that regularly bring external guests in, both buildings offer something that standard </w:t>
      </w:r>
      <w:commentRangeStart w:id="1"/>
      <w:del w:id="12" w:author="Claude" w:date="2026-03-16T00:00:00Z">
        <w:r>
          <w:rPr>
            <w:rFonts w:ascii="Yellix" w:hAnsi="Yellix"/>
          </w:rPr>
          <w:delText>serviced offices</w:delText>
        </w:r>
      </w:del>
      <w:ins w:id="13" w:author="Claude" w:date="2026-03-16T00:00:00Z">
        <w:r>
          <w:rPr>
            <w:rFonts w:ascii="Yellix" w:hAnsi="Yellix"/>
          </w:rPr>
          <w:t>office providers</w:t>
        </w:r>
      </w:ins>
      <w:commentRangeEnd w:id="1"/>
      <w:r>
        <w:rPr>
          <w:rStyle w:val="CommentReference"/>
        </w:rPr>
        <w:commentReference w:id="1"/>
      </w:r>
      <w:r>
        <w:rPr>
          <w:rFonts w:ascii="Yellix" w:hAnsi="Yellix"/>
        </w:rPr>
        <w:t xml:space="preserve"> rarely achieve: the sense that the space is yours, not the provider’s. Our unbranded environments are designed to put your business, your team and your clients at the centre.</w:t>
      </w:r>
    </w:p>
    <w:p w14:paraId="1FDEAD8B" w14:textId="77777777" w:rsidR="00516001" w:rsidRPr="004473C8" w:rsidRDefault="00BD5D58">
      <w:pPr>
        <w:pStyle w:val="Heading3"/>
        <w:rPr>
          <w:rFonts w:ascii="Yellix" w:hAnsi="Yellix"/>
          <w:color w:val="auto"/>
        </w:rPr>
      </w:pPr>
      <w:r>
        <w:rPr>
          <w:rFonts w:ascii="Yellix" w:hAnsi="Yellix"/>
          <w:color w:val="auto"/>
        </w:rPr>
        <w:t>Flexible options</w:t>
      </w:r>
    </w:p>
    <w:p w14:paraId="3CB48071" w14:textId="5518C784" w:rsidR="00516001" w:rsidRPr="004473C8" w:rsidRDefault="00BD5D58">
      <w:pPr>
        <w:spacing w:before="120" w:after="120"/>
        <w:rPr>
          <w:rFonts w:ascii="Yellix" w:hAnsi="Yellix"/>
        </w:rPr>
      </w:pPr>
      <w:r>
        <w:rPr>
          <w:rFonts w:ascii="Yellix" w:hAnsi="Yellix"/>
        </w:rPr>
        <w:t xml:space="preserve">If you’re not yet ready to commit to a full private office, or if your requirements vary from week to week, </w:t>
      </w:r>
      <w:commentRangeStart w:id="2"/>
      <w:del w:id="14" w:author="Claude" w:date="2026-03-16T00:00:00Z">
        <w:r>
          <w:rPr>
            <w:rFonts w:ascii="Yellix" w:hAnsi="Yellix"/>
          </w:rPr>
          <w:delText>Our</w:delText>
        </w:r>
      </w:del>
      <w:ins w:id="15" w:author="Claude" w:date="2026-03-16T00:00:00Z">
        <w:r>
          <w:rPr>
            <w:rFonts w:ascii="Yellix" w:hAnsi="Yellix"/>
          </w:rPr>
          <w:t>our</w:t>
        </w:r>
      </w:ins>
      <w:commentRangeEnd w:id="2"/>
      <w:r>
        <w:rPr>
          <w:rStyle w:val="CommentReference"/>
        </w:rPr>
        <w:commentReference w:id="2"/>
      </w:r>
      <w:r>
        <w:rPr>
          <w:rFonts w:ascii="Yellix" w:hAnsi="Yellix"/>
        </w:rPr>
        <w:t xml:space="preserve"> flexible workspace options offer an intelligent way to experience the area before settling on a longer-term decision. </w:t>
      </w:r>
      <w:r>
        <w:rPr>
          <w:rFonts w:ascii="Yellix" w:hAnsi="Yellix"/>
          <w:highlight w:val="yellow"/>
        </w:rPr>
        <w:t>Coworking in Holborn</w:t>
      </w:r>
      <w:r>
        <w:rPr>
          <w:rFonts w:ascii="Yellix" w:hAnsi="Yellix"/>
        </w:rPr>
        <w:t xml:space="preserve"> and on-demand meeting rooms across both locations allow you to work from a prestigious central London address without the commitment of a long-term agreement. A virtual office gives you a Holborn or Covent Garden address for correspondence, while day offices provide a private, quiet base for focused work or client meetings. It’s the best way to try the area, scale up as your team grows, or simply enjoy the best of both locations.</w:t>
      </w:r>
    </w:p>
    <w:p w14:paraId="73B04BCF" w14:textId="77777777" w:rsidR="00516001" w:rsidRPr="004473C8" w:rsidRDefault="00516001">
      <w:pPr>
        <w:spacing w:after="240"/>
        <w:rPr>
          <w:rFonts w:ascii="Yellix" w:hAnsi="Yellix"/>
        </w:rPr>
      </w:pPr>
    </w:p>
    <w:p w14:paraId="4D593F75" w14:textId="77777777" w:rsidR="00516001" w:rsidRPr="004473C8" w:rsidRDefault="00516001">
      <w:pPr>
        <w:pBdr>
          <w:top w:val="single" w:sz="4" w:space="1" w:color="4A6B8A"/>
        </w:pBdr>
        <w:spacing w:before="240" w:after="120"/>
        <w:rPr>
          <w:rFonts w:ascii="Yellix" w:hAnsi="Yellix"/>
        </w:rPr>
      </w:pPr>
    </w:p>
    <w:p w14:paraId="73E43DB3" w14:textId="77777777" w:rsidR="00516001" w:rsidRPr="004473C8" w:rsidRDefault="00BD5D58">
      <w:pPr>
        <w:spacing w:before="120" w:after="120"/>
        <w:rPr>
          <w:rFonts w:ascii="Yellix" w:hAnsi="Yellix"/>
        </w:rPr>
      </w:pPr>
      <w:r>
        <w:rPr>
          <w:rFonts w:ascii="Yellix" w:hAnsi="Yellix"/>
        </w:rPr>
        <w:t xml:space="preserve">Whether Covent Garden’s cultural energy or Holborn’s professional composure is the right fit for your business, </w:t>
      </w:r>
      <w:commentRangeStart w:id="3"/>
      <w:del w:id="16" w:author="Claude" w:date="2026-03-16T00:00:00Z">
        <w:r>
          <w:rPr>
            <w:rFonts w:ascii="Yellix" w:hAnsi="Yellix"/>
          </w:rPr>
          <w:delText>Argyll can show you</w:delText>
        </w:r>
      </w:del>
      <w:ins w:id="17" w:author="Claude" w:date="2026-03-16T00:00:00Z">
        <w:r>
          <w:rPr>
            <w:rFonts w:ascii="Yellix" w:hAnsi="Yellix"/>
          </w:rPr>
          <w:t>we can show you</w:t>
        </w:r>
      </w:ins>
      <w:commentRangeEnd w:id="3"/>
      <w:r>
        <w:rPr>
          <w:rStyle w:val="CommentReference"/>
        </w:rPr>
        <w:commentReference w:id="3"/>
      </w:r>
      <w:r>
        <w:rPr>
          <w:rFonts w:ascii="Yellix" w:hAnsi="Yellix"/>
        </w:rPr>
        <w:t xml:space="preserve"> what a truly distinctive London office looks like. Explore availability at Hudson House and Central Court, or speak to our team about the workspace that suits you best.</w:t>
      </w:r>
    </w:p>
    <w:sectPr w:rsidR="00516001" w:rsidRPr="004473C8">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3-16T17:28:24Z" w:initials="C">
    <w:p w14:paraId="5B368693" w14:textId="77777777">
      <w:r>
        <w:rPr>
          <w:rStyle w:val="CommentReference"/>
        </w:rPr>
        <w:annotationRef/>
      </w:r>
      <w:r>
        <w:rPr>
          <w:color w:val="000000"/>
          <w:sz w:val="20"/>
          <w:szCs w:val="20"/>
        </w:rPr>
        <w:t>‘Intimate’ is on the banned adjectives list. Consider replacing with ‘quieter’, ‘relaxed’ or simply restructure: e.g. ‘For a quieter end to the evening...’</w:t>
      </w:r>
    </w:p>
  </w:comment>
  <w:comment w:id="1" w:author="Claude" w:date="2026-03-16T17:28:24Z" w:initials="C">
    <w:p w14:paraId="71BF45F8" w14:textId="77777777">
      <w:r>
        <w:rPr>
          <w:rStyle w:val="CommentReference"/>
        </w:rPr>
        <w:annotationRef/>
      </w:r>
      <w:r>
        <w:rPr>
          <w:color w:val="000000"/>
          <w:sz w:val="20"/>
          <w:szCs w:val="20"/>
        </w:rPr>
        <w:t>‘Serviced offices’ should be avoided except for SEO purposes. Per brand vocabulary, prefer ‘private offices’. The phrase ‘standard serviced offices’ could be replaced with ‘standard office providers’ or similar.</w:t>
      </w:r>
    </w:p>
  </w:comment>
  <w:comment w:id="2" w:author="Claude" w:date="2026-03-16T17:28:24Z" w:initials="C">
    <w:p w14:paraId="22220AAA" w14:textId="77777777">
      <w:r>
        <w:rPr>
          <w:rStyle w:val="CommentReference"/>
        </w:rPr>
        <w:annotationRef/>
      </w:r>
      <w:r>
        <w:rPr>
          <w:color w:val="000000"/>
          <w:sz w:val="20"/>
          <w:szCs w:val="20"/>
        </w:rPr>
        <w:t>Mid-sentence capitalisation error: ‘Our’ should be lowercase — ‘our flexible workspace options’.</w:t>
      </w:r>
    </w:p>
  </w:comment>
  <w:comment w:id="3" w:author="Claude" w:date="2026-03-16T17:28:25Z" w:initials="C">
    <w:p w14:paraId="45CE40C2" w14:textId="77777777">
      <w:r>
        <w:rPr>
          <w:rStyle w:val="CommentReference"/>
        </w:rPr>
        <w:annotationRef/>
      </w:r>
      <w:r>
        <w:rPr>
          <w:color w:val="000000"/>
          <w:sz w:val="20"/>
          <w:szCs w:val="20"/>
        </w:rPr>
        <w:t>Third person reference — brand guidelines require first person (‘we’ / ‘our’) not ‘Argyll can show you’. Suggested replacement: ‘We can show you what a truly distinctive London office looks like.’</w:t>
      </w:r>
    </w:p>
  </w:comment>
  <w:comment w:id="4" w:author="Claude" w:date="2026-03-16T17:28:25Z" w:initials="C">
    <w:p w14:paraId="31FCACC5" w14:textId="77777777">
      <w:r>
        <w:rPr>
          <w:rStyle w:val="CommentReference"/>
        </w:rPr>
        <w:annotationRef/>
      </w:r>
      <w:r>
        <w:rPr>
          <w:color w:val="000000"/>
          <w:sz w:val="20"/>
          <w:szCs w:val="20"/>
        </w:rPr>
        <w:t>‘Dazzling’ is not on the approved adjectives list. Consider ‘elegant’, ‘distinctive’, or ‘impeccably appointed’ meeting rooms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368693" w15:done="0"/>
  <w15:commentEx w15:paraId="71BF45F8" w15:done="0"/>
  <w15:commentEx w15:paraId="22220AAA" w15:done="0"/>
  <w15:commentEx w15:paraId="45CE40C2" w15:done="0"/>
  <w15:commentEx w15:paraId="31FCAC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CCFE075" w16cex:dateUtc="2026-03-16T17:28:24Z"/>
  <w16cex:commentExtensible w16cex:durableId="0EA36E07" w16cex:dateUtc="2026-03-16T17:28:24Z"/>
  <w16cex:commentExtensible w16cex:durableId="647884F5" w16cex:dateUtc="2026-03-16T17:28:24Z"/>
  <w16cex:commentExtensible w16cex:durableId="1A8844AC" w16cex:dateUtc="2026-03-16T17:28:25Z"/>
  <w16cex:commentExtensible w16cex:durableId="0D11E941" w16cex:dateUtc="2026-03-16T17:28:2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368693" w16cid:durableId="6CCFE075"/>
  <w16cid:commentId w16cid:paraId="71BF45F8" w16cid:durableId="0EA36E07"/>
  <w16cid:commentId w16cid:paraId="22220AAA" w16cid:durableId="647884F5"/>
  <w16cid:commentId w16cid:paraId="45CE40C2" w16cid:durableId="1A8844AC"/>
  <w16cid:commentId w16cid:paraId="31FCACC5" w16cid:durableId="0D11E9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Yellix">
    <w:panose1 w:val="00000000000000000000"/>
    <w:charset w:val="00"/>
    <w:family w:val="auto"/>
    <w:pitch w:val="variable"/>
    <w:sig w:usb0="A10000EF" w:usb1="0000207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7C4C"/>
    <w:multiLevelType w:val="hybridMultilevel"/>
    <w:tmpl w:val="34E6B448"/>
    <w:lvl w:ilvl="0" w:tplc="D57A28A8">
      <w:start w:val="1"/>
      <w:numFmt w:val="bullet"/>
      <w:lvlText w:val="●"/>
      <w:lvlJc w:val="left"/>
      <w:pPr>
        <w:ind w:left="720" w:hanging="360"/>
      </w:pPr>
    </w:lvl>
    <w:lvl w:ilvl="1" w:tplc="354291F2">
      <w:start w:val="1"/>
      <w:numFmt w:val="bullet"/>
      <w:lvlText w:val="○"/>
      <w:lvlJc w:val="left"/>
      <w:pPr>
        <w:ind w:left="1440" w:hanging="360"/>
      </w:pPr>
    </w:lvl>
    <w:lvl w:ilvl="2" w:tplc="747E984C">
      <w:start w:val="1"/>
      <w:numFmt w:val="bullet"/>
      <w:lvlText w:val="■"/>
      <w:lvlJc w:val="left"/>
      <w:pPr>
        <w:ind w:left="2160" w:hanging="360"/>
      </w:pPr>
    </w:lvl>
    <w:lvl w:ilvl="3" w:tplc="41F6C87C">
      <w:start w:val="1"/>
      <w:numFmt w:val="bullet"/>
      <w:lvlText w:val="●"/>
      <w:lvlJc w:val="left"/>
      <w:pPr>
        <w:ind w:left="2880" w:hanging="360"/>
      </w:pPr>
    </w:lvl>
    <w:lvl w:ilvl="4" w:tplc="DA78B676">
      <w:start w:val="1"/>
      <w:numFmt w:val="bullet"/>
      <w:lvlText w:val="○"/>
      <w:lvlJc w:val="left"/>
      <w:pPr>
        <w:ind w:left="3600" w:hanging="360"/>
      </w:pPr>
    </w:lvl>
    <w:lvl w:ilvl="5" w:tplc="7CC881FC">
      <w:start w:val="1"/>
      <w:numFmt w:val="bullet"/>
      <w:lvlText w:val="■"/>
      <w:lvlJc w:val="left"/>
      <w:pPr>
        <w:ind w:left="4320" w:hanging="360"/>
      </w:pPr>
    </w:lvl>
    <w:lvl w:ilvl="6" w:tplc="268E6202">
      <w:start w:val="1"/>
      <w:numFmt w:val="bullet"/>
      <w:lvlText w:val="●"/>
      <w:lvlJc w:val="left"/>
      <w:pPr>
        <w:ind w:left="5040" w:hanging="360"/>
      </w:pPr>
    </w:lvl>
    <w:lvl w:ilvl="7" w:tplc="7390C0D4">
      <w:start w:val="1"/>
      <w:numFmt w:val="bullet"/>
      <w:lvlText w:val="●"/>
      <w:lvlJc w:val="left"/>
      <w:pPr>
        <w:ind w:left="5760" w:hanging="360"/>
      </w:pPr>
    </w:lvl>
    <w:lvl w:ilvl="8" w:tplc="F8321CAE">
      <w:start w:val="1"/>
      <w:numFmt w:val="bullet"/>
      <w:lvlText w:val="●"/>
      <w:lvlJc w:val="left"/>
      <w:pPr>
        <w:ind w:left="6480" w:hanging="360"/>
      </w:pPr>
    </w:lvl>
  </w:abstractNum>
  <w:abstractNum w:abstractNumId="1" w15:restartNumberingAfterBreak="0">
    <w:nsid w:val="6F765887"/>
    <w:multiLevelType w:val="hybridMultilevel"/>
    <w:tmpl w:val="E504500E"/>
    <w:lvl w:ilvl="0" w:tplc="79BCB08E">
      <w:start w:val="1"/>
      <w:numFmt w:val="bullet"/>
      <w:lvlText w:val="•"/>
      <w:lvlJc w:val="left"/>
      <w:pPr>
        <w:ind w:left="720" w:hanging="360"/>
      </w:pPr>
    </w:lvl>
    <w:lvl w:ilvl="1" w:tplc="EE304064">
      <w:numFmt w:val="decimal"/>
      <w:lvlText w:val=""/>
      <w:lvlJc w:val="left"/>
    </w:lvl>
    <w:lvl w:ilvl="2" w:tplc="BCB2925E">
      <w:numFmt w:val="decimal"/>
      <w:lvlText w:val=""/>
      <w:lvlJc w:val="left"/>
    </w:lvl>
    <w:lvl w:ilvl="3" w:tplc="CDFA8BF8">
      <w:numFmt w:val="decimal"/>
      <w:lvlText w:val=""/>
      <w:lvlJc w:val="left"/>
    </w:lvl>
    <w:lvl w:ilvl="4" w:tplc="140EADE0">
      <w:numFmt w:val="decimal"/>
      <w:lvlText w:val=""/>
      <w:lvlJc w:val="left"/>
    </w:lvl>
    <w:lvl w:ilvl="5" w:tplc="E7AC651C">
      <w:numFmt w:val="decimal"/>
      <w:lvlText w:val=""/>
      <w:lvlJc w:val="left"/>
    </w:lvl>
    <w:lvl w:ilvl="6" w:tplc="42FE6566">
      <w:numFmt w:val="decimal"/>
      <w:lvlText w:val=""/>
      <w:lvlJc w:val="left"/>
    </w:lvl>
    <w:lvl w:ilvl="7" w:tplc="53D44424">
      <w:numFmt w:val="decimal"/>
      <w:lvlText w:val=""/>
      <w:lvlJc w:val="left"/>
    </w:lvl>
    <w:lvl w:ilvl="8" w:tplc="AB74ED20">
      <w:numFmt w:val="decimal"/>
      <w:lvlText w:val=""/>
      <w:lvlJc w:val="left"/>
    </w:lvl>
  </w:abstractNum>
  <w:num w:numId="1" w16cid:durableId="1284386819">
    <w:abstractNumId w:val="1"/>
    <w:lvlOverride w:ilvl="0">
      <w:startOverride w:val="1"/>
    </w:lvlOverride>
  </w:num>
  <w:num w:numId="2" w16cid:durableId="1601640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001"/>
    <w:rsid w:val="00123933"/>
    <w:rsid w:val="00331A54"/>
    <w:rsid w:val="00401214"/>
    <w:rsid w:val="004473C8"/>
    <w:rsid w:val="004A5505"/>
    <w:rsid w:val="00516001"/>
    <w:rsid w:val="00523DAA"/>
    <w:rsid w:val="00603B02"/>
    <w:rsid w:val="006F553F"/>
    <w:rsid w:val="007F19A3"/>
    <w:rsid w:val="00916391"/>
    <w:rsid w:val="009C487D"/>
    <w:rsid w:val="009D7724"/>
    <w:rsid w:val="00A77071"/>
    <w:rsid w:val="00AA6338"/>
    <w:rsid w:val="00B20760"/>
    <w:rsid w:val="00B55554"/>
    <w:rsid w:val="00B86FB2"/>
    <w:rsid w:val="00BD5D58"/>
    <w:rsid w:val="00C62267"/>
    <w:rsid w:val="00D22599"/>
    <w:rsid w:val="00F24FEC"/>
    <w:rsid w:val="00FC776A"/>
    <w:rsid w:val="00FD5E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83E8"/>
  <w15:docId w15:val="{86908470-F963-4FCF-BE8F-4C1AD6DD4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C3E50"/>
      <w:sz w:val="32"/>
      <w:szCs w:val="32"/>
    </w:rPr>
  </w:style>
  <w:style w:type="paragraph" w:styleId="Heading2">
    <w:name w:val="heading 2"/>
    <w:uiPriority w:val="9"/>
    <w:unhideWhenUsed/>
    <w:qFormat/>
    <w:pPr>
      <w:spacing w:before="280" w:after="120"/>
      <w:outlineLvl w:val="1"/>
    </w:pPr>
    <w:rPr>
      <w:b/>
      <w:bCs/>
      <w:color w:val="4A6B8A"/>
      <w:sz w:val="26"/>
      <w:szCs w:val="26"/>
    </w:rPr>
  </w:style>
  <w:style w:type="paragraph" w:styleId="Heading3">
    <w:name w:val="heading 3"/>
    <w:uiPriority w:val="9"/>
    <w:unhideWhenUsed/>
    <w:qFormat/>
    <w:pPr>
      <w:spacing w:before="220" w:after="100"/>
      <w:outlineLvl w:val="2"/>
    </w:pPr>
    <w:rPr>
      <w:b/>
      <w:bCs/>
      <w:color w:val="5D7A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Id10" Type="http://schemas.openxmlformats.org/officeDocument/2006/relationships/comments" Target="comments.xml"/><Relationship Id="rId11" Type="http://schemas.microsoft.com/office/2011/relationships/commentsExtended" Target="commentsExtended.xml"/><Relationship Id="rId12" Type="http://schemas.microsoft.com/office/2016/09/relationships/commentsIds" Target="commentsIds.xml"/><Relationship Id="rId13"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961CD1DBD36D45B3540DA6A014203D" ma:contentTypeVersion="10" ma:contentTypeDescription="Create a new document." ma:contentTypeScope="" ma:versionID="de9b0684062e0cc1a331e06f10fa84ef">
  <xsd:schema xmlns:xsd="http://www.w3.org/2001/XMLSchema" xmlns:xs="http://www.w3.org/2001/XMLSchema" xmlns:p="http://schemas.microsoft.com/office/2006/metadata/properties" xmlns:ns3="44a305cc-019f-4051-9992-a4023d441baf" targetNamespace="http://schemas.microsoft.com/office/2006/metadata/properties" ma:root="true" ma:fieldsID="566f3c3d470fc3e10d59eeafc0c56cef" ns3:_="">
    <xsd:import namespace="44a305cc-019f-4051-9992-a4023d441ba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305cc-019f-4051-9992-a4023d441ba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4a305cc-019f-4051-9992-a4023d441baf" xsi:nil="true"/>
  </documentManagement>
</p:properties>
</file>

<file path=customXml/itemProps1.xml><?xml version="1.0" encoding="utf-8"?>
<ds:datastoreItem xmlns:ds="http://schemas.openxmlformats.org/officeDocument/2006/customXml" ds:itemID="{2B09A206-4D5D-48E6-9126-FC8F947690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305cc-019f-4051-9992-a4023d441b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960164-C5D6-4BB7-BA6A-7085F6D4E6C4}">
  <ds:schemaRefs>
    <ds:schemaRef ds:uri="http://schemas.microsoft.com/sharepoint/v3/contenttype/forms"/>
  </ds:schemaRefs>
</ds:datastoreItem>
</file>

<file path=customXml/itemProps3.xml><?xml version="1.0" encoding="utf-8"?>
<ds:datastoreItem xmlns:ds="http://schemas.openxmlformats.org/officeDocument/2006/customXml" ds:itemID="{8A16F9B2-D679-40F2-9403-2012A5DBC7A1}">
  <ds:schemaRefs>
    <ds:schemaRef ds:uri="http://schemas.microsoft.com/office/2006/metadata/properties"/>
    <ds:schemaRef ds:uri="http://schemas.microsoft.com/office/infopath/2007/PartnerControls"/>
    <ds:schemaRef ds:uri="44a305cc-019f-4051-9992-a4023d441ba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2998</Words>
  <Characters>17089</Characters>
  <Application>Microsoft Office Word</Application>
  <DocSecurity>0</DocSecurity>
  <Lines>142</Lines>
  <Paragraphs>40</Paragraphs>
  <ScaleCrop>false</ScaleCrop>
  <Company/>
  <LinksUpToDate>false</LinksUpToDate>
  <CharactersWithSpaces>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Daniel Conlan | POLARIS</cp:lastModifiedBy>
  <cp:revision>2</cp:revision>
  <dcterms:created xsi:type="dcterms:W3CDTF">2026-03-16T17:26:00Z</dcterms:created>
  <dcterms:modified xsi:type="dcterms:W3CDTF">2026-03-16T17:26:00Z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e57edf57-4af4-4df5-9d61-1c187c0a6fd0</vt:lpwstr>
  </property>
  <property fmtid="{D5CDD505-2E9C-101B-9397-08002B2CF9AE}" pid="3" name="ContentTypeId">
    <vt:lpwstr>0x0101002C961CD1DBD36D45B3540DA6A014203D</vt:lpwstr>
  </property>
</Properties>
</file>